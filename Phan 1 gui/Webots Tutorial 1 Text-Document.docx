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Lexend" w:cs="Lexend" w:eastAsia="Lexend" w:hAnsi="Lexend"/>
          <w:b w:val="1"/>
          <w:bCs w:val="1"/>
          <w:sz w:val="46"/>
          <w:szCs w:val="46"/>
        </w:rPr>
      </w:pPr>
      <w:r w:rsidDel="00000000" w:rsidR="00000000" w:rsidRPr="00000000">
        <w:rPr>
          <w:rFonts w:ascii="Lexend" w:cs="Lexend" w:eastAsia="Lexend" w:hAnsi="Lexend"/>
          <w:b w:val="1"/>
          <w:bCs w:val="1"/>
          <w:sz w:val="26"/>
          <w:szCs w:val="26"/>
          <w:rtl w:val="0"/>
        </w:rPr>
        <w:t xml:space="preserve">   </w:t>
      </w:r>
      <w:r w:rsidDel="00000000" w:rsidR="00000000" w:rsidRPr="00000000">
        <w:rPr>
          <w:rFonts w:ascii="Lexend" w:cs="Lexend" w:eastAsia="Lexend" w:hAnsi="Lexend"/>
          <w:b w:val="1"/>
          <w:bCs w:val="1"/>
          <w:sz w:val="46"/>
          <w:szCs w:val="46"/>
          <w:rtl w:val="0"/>
        </w:rPr>
        <w:t xml:space="preserve">Bài Mô Phỏng Đầu Tiên Cùng Webots</w:t>
      </w:r>
    </w:p>
    <w:p w:rsidR="00000000" w:rsidDel="00000000" w:rsidP="00000000" w:rsidRDefault="00000000" w:rsidRPr="00000000" w14:paraId="00000002">
      <w:pPr>
        <w:jc w:val="left"/>
        <w:rPr>
          <w:rFonts w:ascii="Lexend" w:cs="Lexend" w:eastAsia="Lexend" w:hAnsi="Lexend"/>
          <w:b w:val="1"/>
          <w:bCs w:val="1"/>
          <w:sz w:val="18"/>
          <w:szCs w:val="18"/>
        </w:rPr>
      </w:pPr>
      <w:r w:rsidDel="00000000" w:rsidR="00000000" w:rsidRPr="00000000">
        <w:rPr>
          <w:rtl w:val="0"/>
        </w:rPr>
      </w:r>
    </w:p>
    <w:p w:rsidR="00000000" w:rsidDel="00000000" w:rsidP="00000000" w:rsidRDefault="00000000" w:rsidRPr="00000000" w14:paraId="00000003">
      <w:pPr>
        <w:ind w:firstLine="720"/>
        <w:jc w:val="left"/>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Lời Giới Thiệu: </w:t>
      </w:r>
      <w:r w:rsidDel="00000000" w:rsidR="00000000" w:rsidRPr="00000000">
        <w:rPr>
          <w:rFonts w:ascii="Lexend" w:cs="Lexend" w:eastAsia="Lexend" w:hAnsi="Lexend"/>
          <w:sz w:val="26"/>
          <w:szCs w:val="26"/>
          <w:rtl w:val="0"/>
        </w:rPr>
        <w:t xml:space="preserve">Chào bạn, mình là Hoàng Huy - thành viên của team Simulation. Đây là tài liệu mình soạn để hỗ trợ các bạn trong việc thành thạo nền tảng Webots. Cảm ơn các bạn đã xem qua, mình hi vọng nhận được những đóng góp chân thành từ người xem thông qua các kênh liên hệ ở cuối file này !!</w:t>
      </w:r>
    </w:p>
    <w:p w:rsidR="00000000" w:rsidDel="00000000" w:rsidP="00000000" w:rsidRDefault="00000000" w:rsidRPr="00000000" w14:paraId="00000004">
      <w:pPr>
        <w:spacing w:after="240" w:before="240" w:lineRule="auto"/>
        <w:rPr>
          <w:rFonts w:ascii="Lexend" w:cs="Lexend" w:eastAsia="Lexend" w:hAnsi="Lexend"/>
          <w:sz w:val="26"/>
          <w:szCs w:val="26"/>
          <w:highlight w:val="yellow"/>
        </w:rPr>
      </w:pPr>
      <w:r w:rsidDel="00000000" w:rsidR="00000000" w:rsidRPr="00000000">
        <w:rPr>
          <w:rFonts w:ascii="Lexend" w:cs="Lexend" w:eastAsia="Lexend" w:hAnsi="Lexend"/>
          <w:sz w:val="26"/>
          <w:szCs w:val="26"/>
          <w:highlight w:val="yellow"/>
          <w:rtl w:val="0"/>
        </w:rPr>
        <w:t xml:space="preserve">Hoạt động lớp học</w:t>
      </w:r>
    </w:p>
    <w:p w:rsidR="00000000" w:rsidDel="00000000" w:rsidP="00000000" w:rsidRDefault="00000000" w:rsidRPr="00000000" w14:paraId="00000005">
      <w:pPr>
        <w:spacing w:after="240" w:before="240" w:lineRule="auto"/>
        <w:ind w:left="720" w:firstLine="0"/>
        <w:rPr>
          <w:rFonts w:ascii="Lexend" w:cs="Lexend" w:eastAsia="Lexend" w:hAnsi="Lexend"/>
          <w:sz w:val="26"/>
          <w:szCs w:val="26"/>
          <w:highlight w:val="cyan"/>
        </w:rPr>
      </w:pPr>
      <w:r w:rsidDel="00000000" w:rsidR="00000000" w:rsidRPr="00000000">
        <w:rPr>
          <w:rFonts w:ascii="Lexend" w:cs="Lexend" w:eastAsia="Lexend" w:hAnsi="Lexend"/>
          <w:sz w:val="26"/>
          <w:szCs w:val="26"/>
          <w:highlight w:val="cyan"/>
          <w:rtl w:val="0"/>
        </w:rPr>
        <w:t xml:space="preserve">1. Làm quen Giao diện webots + </w:t>
      </w:r>
      <w:r w:rsidDel="00000000" w:rsidR="00000000" w:rsidRPr="00000000">
        <w:rPr>
          <w:rFonts w:ascii="Lexend" w:cs="Lexend" w:eastAsia="Lexend" w:hAnsi="Lexend"/>
          <w:b w:val="1"/>
          <w:bCs w:val="1"/>
          <w:sz w:val="26"/>
          <w:szCs w:val="26"/>
          <w:highlight w:val="cyan"/>
          <w:rtl w:val="0"/>
        </w:rPr>
        <w:t xml:space="preserve">Thao tác với chuột </w:t>
      </w:r>
      <w:r w:rsidDel="00000000" w:rsidR="00000000" w:rsidRPr="00000000">
        <w:rPr>
          <w:rtl w:val="0"/>
        </w:rPr>
      </w:r>
    </w:p>
    <w:p w:rsidR="00000000" w:rsidDel="00000000" w:rsidP="00000000" w:rsidRDefault="00000000" w:rsidRPr="00000000" w14:paraId="00000006">
      <w:pPr>
        <w:spacing w:after="240" w:before="240" w:lineRule="auto"/>
        <w:ind w:left="720" w:firstLine="0"/>
        <w:rPr>
          <w:rFonts w:ascii="Lexend" w:cs="Lexend" w:eastAsia="Lexend" w:hAnsi="Lexend"/>
          <w:sz w:val="26"/>
          <w:szCs w:val="26"/>
          <w:highlight w:val="yellow"/>
        </w:rPr>
      </w:pPr>
      <w:r w:rsidDel="00000000" w:rsidR="00000000" w:rsidRPr="00000000">
        <w:rPr>
          <w:rFonts w:ascii="Lexend" w:cs="Lexend" w:eastAsia="Lexend" w:hAnsi="Lexend"/>
          <w:sz w:val="26"/>
          <w:szCs w:val="26"/>
          <w:highlight w:val="yellow"/>
          <w:rtl w:val="0"/>
        </w:rPr>
        <w:t xml:space="preserve">2. Tạo thế giới mới cho riêng mình</w:t>
      </w:r>
    </w:p>
    <w:p w:rsidR="00000000" w:rsidDel="00000000" w:rsidP="00000000" w:rsidRDefault="00000000" w:rsidRPr="00000000" w14:paraId="00000007">
      <w:pPr>
        <w:spacing w:after="240" w:before="240" w:lineRule="auto"/>
        <w:ind w:left="720" w:firstLine="0"/>
        <w:rPr>
          <w:rFonts w:ascii="Lexend" w:cs="Lexend" w:eastAsia="Lexend" w:hAnsi="Lexend"/>
          <w:b w:val="1"/>
          <w:bCs w:val="1"/>
          <w:sz w:val="26"/>
          <w:szCs w:val="26"/>
          <w:highlight w:val="yellow"/>
        </w:rPr>
      </w:pPr>
      <w:r w:rsidDel="00000000" w:rsidR="00000000" w:rsidRPr="00000000">
        <w:rPr>
          <w:rFonts w:ascii="Lexend" w:cs="Lexend" w:eastAsia="Lexend" w:hAnsi="Lexend"/>
          <w:sz w:val="26"/>
          <w:szCs w:val="26"/>
          <w:highlight w:val="yellow"/>
          <w:rtl w:val="0"/>
        </w:rPr>
        <w:t xml:space="preserve">3. Thêm </w:t>
      </w:r>
      <w:r w:rsidDel="00000000" w:rsidR="00000000" w:rsidRPr="00000000">
        <w:rPr>
          <w:rFonts w:ascii="Lexend" w:cs="Lexend" w:eastAsia="Lexend" w:hAnsi="Lexend"/>
          <w:b w:val="1"/>
          <w:bCs w:val="1"/>
          <w:sz w:val="26"/>
          <w:szCs w:val="26"/>
          <w:highlight w:val="yellow"/>
          <w:rtl w:val="0"/>
        </w:rPr>
        <w:t xml:space="preserve">robot e-puck hay bất kỳ robot nào em thích (vui@@)</w:t>
      </w:r>
    </w:p>
    <w:p w:rsidR="00000000" w:rsidDel="00000000" w:rsidP="00000000" w:rsidRDefault="00000000" w:rsidRPr="00000000" w14:paraId="00000008">
      <w:pPr>
        <w:spacing w:after="240" w:before="240" w:lineRule="auto"/>
        <w:ind w:left="720" w:firstLine="0"/>
        <w:rPr>
          <w:rFonts w:ascii="Lexend" w:cs="Lexend" w:eastAsia="Lexend" w:hAnsi="Lexend"/>
          <w:b w:val="1"/>
          <w:bCs w:val="1"/>
          <w:sz w:val="26"/>
          <w:szCs w:val="26"/>
          <w:highlight w:val="yellow"/>
        </w:rPr>
      </w:pPr>
      <w:r w:rsidDel="00000000" w:rsidR="00000000" w:rsidRPr="00000000">
        <w:rPr>
          <w:rFonts w:ascii="Lexend" w:cs="Lexend" w:eastAsia="Lexend" w:hAnsi="Lexend"/>
          <w:b w:val="1"/>
          <w:bCs w:val="1"/>
          <w:sz w:val="26"/>
          <w:szCs w:val="26"/>
          <w:highlight w:val="yellow"/>
          <w:rtl w:val="0"/>
        </w:rPr>
        <w:t xml:space="preserve">4. </w:t>
      </w:r>
      <w:r w:rsidDel="00000000" w:rsidR="00000000" w:rsidRPr="00000000">
        <w:rPr>
          <w:rFonts w:ascii="Lexend" w:cs="Lexend" w:eastAsia="Lexend" w:hAnsi="Lexend"/>
          <w:sz w:val="26"/>
          <w:szCs w:val="26"/>
          <w:highlight w:val="yellow"/>
          <w:rtl w:val="0"/>
        </w:rPr>
        <w:t xml:space="preserve">Lập trình </w:t>
      </w:r>
      <w:r w:rsidDel="00000000" w:rsidR="00000000" w:rsidRPr="00000000">
        <w:rPr>
          <w:rFonts w:ascii="Lexend" w:cs="Lexend" w:eastAsia="Lexend" w:hAnsi="Lexend"/>
          <w:b w:val="1"/>
          <w:bCs w:val="1"/>
          <w:sz w:val="26"/>
          <w:szCs w:val="26"/>
          <w:highlight w:val="yellow"/>
          <w:rtl w:val="0"/>
        </w:rPr>
        <w:t xml:space="preserve">controller cơ bản</w:t>
      </w:r>
    </w:p>
    <w:p w:rsidR="00000000" w:rsidDel="00000000" w:rsidP="00000000" w:rsidRDefault="00000000" w:rsidRPr="00000000" w14:paraId="00000009">
      <w:pPr>
        <w:ind w:left="0" w:firstLine="0"/>
        <w:jc w:val="left"/>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Đối tượng hướng tới</w:t>
      </w:r>
      <w:r w:rsidDel="00000000" w:rsidR="00000000" w:rsidRPr="00000000">
        <w:rPr>
          <w:rFonts w:ascii="Lexend" w:cs="Lexend" w:eastAsia="Lexend" w:hAnsi="Lexend"/>
          <w:sz w:val="26"/>
          <w:szCs w:val="26"/>
          <w:rtl w:val="0"/>
        </w:rPr>
        <w:t xml:space="preserve">: </w:t>
      </w:r>
      <w:r w:rsidDel="00000000" w:rsidR="00000000" w:rsidRPr="00000000">
        <w:rPr>
          <w:rFonts w:ascii="Lexend" w:cs="Lexend" w:eastAsia="Lexend" w:hAnsi="Lexend"/>
          <w:sz w:val="26"/>
          <w:szCs w:val="26"/>
          <w:highlight w:val="white"/>
          <w:rtl w:val="0"/>
        </w:rPr>
        <w:t xml:space="preserve">Học sinh có đam mê sau khóa học </w:t>
      </w:r>
      <w:r w:rsidDel="00000000" w:rsidR="00000000" w:rsidRPr="00000000">
        <w:rPr>
          <w:rFonts w:ascii="Lexend" w:cs="Lexend" w:eastAsia="Lexend" w:hAnsi="Lexend"/>
          <w:sz w:val="26"/>
          <w:szCs w:val="26"/>
          <w:highlight w:val="white"/>
          <w:rtl w:val="0"/>
        </w:rPr>
        <w:t xml:space="preserve">ROBO001</w:t>
      </w:r>
      <w:r w:rsidDel="00000000" w:rsidR="00000000" w:rsidRPr="00000000">
        <w:rPr>
          <w:rFonts w:ascii="Lexend" w:cs="Lexend" w:eastAsia="Lexend" w:hAnsi="Lexend"/>
          <w:sz w:val="26"/>
          <w:szCs w:val="26"/>
          <w:highlight w:val="white"/>
          <w:rtl w:val="0"/>
        </w:rPr>
        <w:t xml:space="preserve">/ sinh viên làm quen mô phỏng robot (nắm cơ bản về python/ c++).</w:t>
        <w:br w:type="textWrapping"/>
      </w:r>
      <w:r w:rsidDel="00000000" w:rsidR="00000000" w:rsidRPr="00000000">
        <w:rPr>
          <w:rFonts w:ascii="Lexend" w:cs="Lexend" w:eastAsia="Lexend" w:hAnsi="Lexend"/>
          <w:b w:val="1"/>
          <w:bCs w:val="1"/>
          <w:sz w:val="26"/>
          <w:szCs w:val="26"/>
          <w:highlight w:val="white"/>
          <w:rtl w:val="0"/>
        </w:rPr>
        <w:t xml:space="preserve">Lưu ý:</w:t>
      </w:r>
      <w:r w:rsidDel="00000000" w:rsidR="00000000" w:rsidRPr="00000000">
        <w:rPr>
          <w:rFonts w:ascii="Lexend" w:cs="Lexend" w:eastAsia="Lexend" w:hAnsi="Lexend"/>
          <w:sz w:val="26"/>
          <w:szCs w:val="26"/>
          <w:highlight w:val="white"/>
          <w:rtl w:val="0"/>
        </w:rPr>
        <w:t xml:space="preserve"> Yêu cầu các bạn tham khảo hướng dẫn cơ bản về cách sử dụng webots</w:t>
      </w:r>
      <w:r w:rsidDel="00000000" w:rsidR="00000000" w:rsidRPr="00000000">
        <w:rPr>
          <w:rtl w:val="0"/>
        </w:rPr>
      </w:r>
    </w:p>
    <w:p w:rsidR="00000000" w:rsidDel="00000000" w:rsidP="00000000" w:rsidRDefault="00000000" w:rsidRPr="00000000" w14:paraId="0000000A">
      <w:pPr>
        <w:ind w:firstLine="720"/>
        <w:jc w:val="left"/>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0B">
      <w:pPr>
        <w:numPr>
          <w:ilvl w:val="0"/>
          <w:numId w:val="15"/>
        </w:numPr>
        <w:ind w:left="720" w:hanging="360"/>
        <w:jc w:val="both"/>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Tạo thế giới </w:t>
      </w:r>
      <w:r w:rsidDel="00000000" w:rsidR="00000000" w:rsidRPr="00000000">
        <w:rPr>
          <w:rFonts w:ascii="Lexend" w:cs="Lexend" w:eastAsia="Lexend" w:hAnsi="Lexend"/>
          <w:b w:val="1"/>
          <w:bCs w:val="1"/>
          <w:sz w:val="32"/>
          <w:szCs w:val="32"/>
          <w:rtl w:val="0"/>
        </w:rPr>
        <w:t xml:space="preserve">mới</w:t>
      </w:r>
      <w:r w:rsidDel="00000000" w:rsidR="00000000" w:rsidRPr="00000000">
        <w:rPr>
          <w:rFonts w:ascii="Lexend" w:cs="Lexend" w:eastAsia="Lexend" w:hAnsi="Lexend"/>
          <w:b w:val="1"/>
          <w:bCs w:val="1"/>
          <w:sz w:val="32"/>
          <w:szCs w:val="32"/>
          <w:rtl w:val="0"/>
        </w:rPr>
        <w:t xml:space="preserve"> cho riêng mình</w:t>
      </w:r>
    </w:p>
    <w:p w:rsidR="00000000" w:rsidDel="00000000" w:rsidP="00000000" w:rsidRDefault="00000000" w:rsidRPr="00000000" w14:paraId="0000000C">
      <w:pPr>
        <w:numPr>
          <w:ilvl w:val="0"/>
          <w:numId w:val="11"/>
        </w:numPr>
        <w:ind w:left="1440" w:hanging="360"/>
        <w:jc w:val="both"/>
        <w:rPr>
          <w:rFonts w:ascii="Lexend" w:cs="Lexend" w:eastAsia="Lexend" w:hAnsi="Lexend"/>
          <w:sz w:val="32"/>
          <w:szCs w:val="32"/>
        </w:rPr>
      </w:pPr>
      <w:r w:rsidDel="00000000" w:rsidR="00000000" w:rsidRPr="00000000">
        <w:rPr>
          <w:rFonts w:ascii="Lexend" w:cs="Lexend" w:eastAsia="Lexend" w:hAnsi="Lexend"/>
          <w:sz w:val="32"/>
          <w:szCs w:val="32"/>
          <w:rtl w:val="0"/>
        </w:rPr>
        <w:t xml:space="preserve">Khái niệm về world ( thế giới mô phỏng )</w:t>
      </w:r>
    </w:p>
    <w:p w:rsidR="00000000" w:rsidDel="00000000" w:rsidP="00000000" w:rsidRDefault="00000000" w:rsidRPr="00000000" w14:paraId="0000000D">
      <w:pPr>
        <w:ind w:left="708.6614173228347" w:firstLine="566.9291338582675"/>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World</w:t>
      </w:r>
      <w:r w:rsidDel="00000000" w:rsidR="00000000" w:rsidRPr="00000000">
        <w:rPr>
          <w:rFonts w:ascii="Lexend" w:cs="Lexend" w:eastAsia="Lexend" w:hAnsi="Lexend"/>
          <w:sz w:val="26"/>
          <w:szCs w:val="26"/>
          <w:rtl w:val="0"/>
        </w:rPr>
        <w:t xml:space="preserve"> (Thế giới) là một tệp tin chứa toàn bộ thông tin như: vị trí các vật thể, hình dáng của chúng, cách chúng tương tác với nhau, màu sắc của bầu trời, cũng như các định nghĩa về trọng lực, ma sát, khối lượng của vật thể... Nó xác định </w:t>
      </w:r>
      <w:r w:rsidDel="00000000" w:rsidR="00000000" w:rsidRPr="00000000">
        <w:rPr>
          <w:rFonts w:ascii="Lexend" w:cs="Lexend" w:eastAsia="Lexend" w:hAnsi="Lexend"/>
          <w:b w:val="1"/>
          <w:bCs w:val="1"/>
          <w:sz w:val="26"/>
          <w:szCs w:val="26"/>
          <w:rtl w:val="0"/>
        </w:rPr>
        <w:t xml:space="preserve">trạng thái ban đầu</w:t>
      </w:r>
      <w:r w:rsidDel="00000000" w:rsidR="00000000" w:rsidRPr="00000000">
        <w:rPr>
          <w:rFonts w:ascii="Lexend" w:cs="Lexend" w:eastAsia="Lexend" w:hAnsi="Lexend"/>
          <w:sz w:val="26"/>
          <w:szCs w:val="26"/>
          <w:rtl w:val="0"/>
        </w:rPr>
        <w:t xml:space="preserve"> của một phiên mô phỏng.</w:t>
      </w:r>
    </w:p>
    <w:p w:rsidR="00000000" w:rsidDel="00000000" w:rsidP="00000000" w:rsidRDefault="00000000" w:rsidRPr="00000000" w14:paraId="0000000E">
      <w:pPr>
        <w:ind w:left="1440"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Các cấu trúc cơ bản:</w:t>
      </w:r>
    </w:p>
    <w:p w:rsidR="00000000" w:rsidDel="00000000" w:rsidP="00000000" w:rsidRDefault="00000000" w:rsidRPr="00000000" w14:paraId="0000000F">
      <w:pPr>
        <w:numPr>
          <w:ilvl w:val="0"/>
          <w:numId w:val="6"/>
        </w:numPr>
        <w:ind w:left="720" w:hanging="360"/>
        <w:jc w:val="both"/>
        <w:rPr>
          <w:rFonts w:ascii="Lexend" w:cs="Lexend" w:eastAsia="Lexend" w:hAnsi="Lexend"/>
          <w:sz w:val="26"/>
          <w:szCs w:val="26"/>
          <w:u w:val="none"/>
        </w:rPr>
      </w:pPr>
      <w:r w:rsidDel="00000000" w:rsidR="00000000" w:rsidRPr="00000000">
        <w:rPr>
          <w:rFonts w:ascii="Lexend" w:cs="Lexend" w:eastAsia="Lexend" w:hAnsi="Lexend"/>
          <w:b w:val="1"/>
          <w:bCs w:val="1"/>
          <w:sz w:val="26"/>
          <w:szCs w:val="26"/>
          <w:rtl w:val="0"/>
        </w:rPr>
        <w:t xml:space="preserve">Nodes (Nút):</w:t>
      </w:r>
      <w:r w:rsidDel="00000000" w:rsidR="00000000" w:rsidRPr="00000000">
        <w:rPr>
          <w:rFonts w:ascii="Lexend" w:cs="Lexend" w:eastAsia="Lexend" w:hAnsi="Lexend"/>
          <w:sz w:val="26"/>
          <w:szCs w:val="26"/>
          <w:rtl w:val="0"/>
        </w:rPr>
        <w:t xml:space="preserve"> Các vật thể khác nhau trong thế giới được gọi là các Node.</w:t>
      </w:r>
    </w:p>
    <w:p w:rsidR="00000000" w:rsidDel="00000000" w:rsidP="00000000" w:rsidRDefault="00000000" w:rsidRPr="00000000" w14:paraId="00000010">
      <w:pPr>
        <w:numPr>
          <w:ilvl w:val="0"/>
          <w:numId w:val="6"/>
        </w:numPr>
        <w:ind w:left="720" w:hanging="360"/>
        <w:jc w:val="both"/>
        <w:rPr>
          <w:rFonts w:ascii="Lexend" w:cs="Lexend" w:eastAsia="Lexend" w:hAnsi="Lexend"/>
          <w:sz w:val="26"/>
          <w:szCs w:val="26"/>
          <w:u w:val="none"/>
        </w:rPr>
      </w:pPr>
      <w:r w:rsidDel="00000000" w:rsidR="00000000" w:rsidRPr="00000000">
        <w:rPr>
          <w:rFonts w:ascii="Lexend" w:cs="Lexend" w:eastAsia="Lexend" w:hAnsi="Lexend"/>
          <w:b w:val="1"/>
          <w:bCs w:val="1"/>
          <w:sz w:val="26"/>
          <w:szCs w:val="26"/>
          <w:rtl w:val="0"/>
        </w:rPr>
        <w:t xml:space="preserve">Scene Tree (Cây phối cảnh):</w:t>
      </w:r>
      <w:r w:rsidDel="00000000" w:rsidR="00000000" w:rsidRPr="00000000">
        <w:rPr>
          <w:rFonts w:ascii="Lexend" w:cs="Lexend" w:eastAsia="Lexend" w:hAnsi="Lexend"/>
          <w:sz w:val="26"/>
          <w:szCs w:val="26"/>
          <w:rtl w:val="0"/>
        </w:rPr>
        <w:t xml:space="preserve"> Các Node được sắp xếp theo cấu trúc phân cấp trong một Scene Tree. Do đó, một Node có thể chứa các Node con bên trong nó.</w:t>
      </w:r>
    </w:p>
    <w:p w:rsidR="00000000" w:rsidDel="00000000" w:rsidP="00000000" w:rsidRDefault="00000000" w:rsidRPr="00000000" w14:paraId="00000011">
      <w:pPr>
        <w:numPr>
          <w:ilvl w:val="0"/>
          <w:numId w:val="6"/>
        </w:numPr>
        <w:spacing w:after="0" w:afterAutospacing="0"/>
        <w:ind w:left="720" w:hanging="360"/>
        <w:jc w:val="both"/>
        <w:rPr>
          <w:rFonts w:ascii="Lexend" w:cs="Lexend" w:eastAsia="Lexend" w:hAnsi="Lexend"/>
          <w:sz w:val="26"/>
          <w:szCs w:val="26"/>
          <w:u w:val="none"/>
        </w:rPr>
      </w:pPr>
      <w:r w:rsidDel="00000000" w:rsidR="00000000" w:rsidRPr="00000000">
        <w:rPr>
          <w:rFonts w:ascii="Lexend" w:cs="Lexend" w:eastAsia="Lexend" w:hAnsi="Lexend"/>
          <w:b w:val="1"/>
          <w:bCs w:val="1"/>
          <w:sz w:val="26"/>
          <w:szCs w:val="26"/>
          <w:rtl w:val="0"/>
        </w:rPr>
        <w:t xml:space="preserve">Định dạng tệp:</w:t>
      </w:r>
      <w:r w:rsidDel="00000000" w:rsidR="00000000" w:rsidRPr="00000000">
        <w:rPr>
          <w:rFonts w:ascii="Lexend" w:cs="Lexend" w:eastAsia="Lexend" w:hAnsi="Lexend"/>
          <w:sz w:val="26"/>
          <w:szCs w:val="26"/>
          <w:rtl w:val="0"/>
        </w:rPr>
        <w:t xml:space="preserve"> Thế giới được lưu trữ dưới dạng tệp có phần mở rộng là </w:t>
      </w:r>
      <w:r w:rsidDel="00000000" w:rsidR="00000000" w:rsidRPr="00000000">
        <w:rPr>
          <w:rFonts w:ascii="Lexend" w:cs="Lexend" w:eastAsia="Lexend" w:hAnsi="Lexend"/>
          <w:b w:val="1"/>
          <w:bCs w:val="1"/>
          <w:sz w:val="26"/>
          <w:szCs w:val="26"/>
          <w:rtl w:val="0"/>
        </w:rPr>
        <w:t xml:space="preserve">.wbt</w:t>
      </w:r>
      <w:r w:rsidDel="00000000" w:rsidR="00000000" w:rsidRPr="00000000">
        <w:rPr>
          <w:rFonts w:ascii="Lexend" w:cs="Lexend" w:eastAsia="Lexend" w:hAnsi="Lexend"/>
          <w:sz w:val="26"/>
          <w:szCs w:val="26"/>
          <w:rtl w:val="0"/>
        </w:rPr>
        <w:t xml:space="preserve">. Định dạng này được kế thừa từ ngôn ngữ </w:t>
      </w:r>
      <w:r w:rsidDel="00000000" w:rsidR="00000000" w:rsidRPr="00000000">
        <w:rPr>
          <w:rFonts w:ascii="Lexend" w:cs="Lexend" w:eastAsia="Lexend" w:hAnsi="Lexend"/>
          <w:b w:val="1"/>
          <w:bCs w:val="1"/>
          <w:sz w:val="26"/>
          <w:szCs w:val="26"/>
          <w:rtl w:val="0"/>
        </w:rPr>
        <w:t xml:space="preserve">VRML97</w:t>
      </w:r>
      <w:r w:rsidDel="00000000" w:rsidR="00000000" w:rsidRPr="00000000">
        <w:rPr>
          <w:rFonts w:ascii="Lexend" w:cs="Lexend" w:eastAsia="Lexend" w:hAnsi="Lexend"/>
          <w:sz w:val="26"/>
          <w:szCs w:val="26"/>
          <w:rtl w:val="0"/>
        </w:rPr>
        <w:t xml:space="preserve"> và con người có thể đọc/hiểu được nội dung bên trong (dạng văn bản).</w:t>
      </w:r>
      <w:r w:rsidDel="00000000" w:rsidR="00000000" w:rsidRPr="00000000">
        <w:rPr>
          <w:rFonts w:ascii="Lexend" w:cs="Lexend" w:eastAsia="Lexend" w:hAnsi="Lexend"/>
          <w:sz w:val="26"/>
          <w:szCs w:val="26"/>
          <w:highlight w:val="white"/>
          <w:rtl w:val="0"/>
        </w:rPr>
        <w:t xml:space="preserve">File .wbt hoàn toàn có thể mở và chỉnh sửa bằng code editor như VSCode, Notepad++, v.v.</w:t>
      </w:r>
      <w:r w:rsidDel="00000000" w:rsidR="00000000" w:rsidRPr="00000000">
        <w:rPr>
          <w:rtl w:val="0"/>
        </w:rPr>
      </w:r>
    </w:p>
    <w:p w:rsidR="00000000" w:rsidDel="00000000" w:rsidP="00000000" w:rsidRDefault="00000000" w:rsidRPr="00000000" w14:paraId="00000012">
      <w:pPr>
        <w:numPr>
          <w:ilvl w:val="0"/>
          <w:numId w:val="6"/>
        </w:numPr>
        <w:spacing w:after="240" w:before="0" w:beforeAutospacing="0" w:lineRule="auto"/>
        <w:ind w:left="720" w:hanging="360"/>
        <w:jc w:val="both"/>
      </w:pPr>
      <w:r w:rsidDel="00000000" w:rsidR="00000000" w:rsidRPr="00000000">
        <w:rPr>
          <w:rFonts w:ascii="Lexend" w:cs="Lexend" w:eastAsia="Lexend" w:hAnsi="Lexend"/>
          <w:b w:val="1"/>
          <w:bCs w:val="1"/>
          <w:sz w:val="26"/>
          <w:szCs w:val="26"/>
          <w:rtl w:val="0"/>
        </w:rPr>
        <w:t xml:space="preserve">Lưu trữ:</w:t>
      </w:r>
      <w:r w:rsidDel="00000000" w:rsidR="00000000" w:rsidRPr="00000000">
        <w:rPr>
          <w:rFonts w:ascii="Lexend" w:cs="Lexend" w:eastAsia="Lexend" w:hAnsi="Lexend"/>
          <w:sz w:val="26"/>
          <w:szCs w:val="26"/>
          <w:rtl w:val="0"/>
        </w:rPr>
        <w:t xml:space="preserve"> Các tệp world phải được lưu trữ trực tiếp trong một thư mục có tên là </w:t>
      </w:r>
      <w:r w:rsidDel="00000000" w:rsidR="00000000" w:rsidRPr="00000000">
        <w:rPr>
          <w:rFonts w:ascii="Lexend" w:cs="Lexend" w:eastAsia="Lexend" w:hAnsi="Lexend"/>
          <w:b w:val="1"/>
          <w:bCs w:val="1"/>
          <w:sz w:val="26"/>
          <w:szCs w:val="26"/>
          <w:rtl w:val="0"/>
        </w:rPr>
        <w:t xml:space="preserve">worlds</w:t>
      </w:r>
      <w:r w:rsidDel="00000000" w:rsidR="00000000" w:rsidRPr="00000000">
        <w:rPr>
          <w:rFonts w:ascii="Lexend" w:cs="Lexend" w:eastAsia="Lexend" w:hAnsi="Lexend"/>
          <w:sz w:val="26"/>
          <w:szCs w:val="26"/>
          <w:rtl w:val="0"/>
        </w:rPr>
        <w:t xml:space="preserve">.</w:t>
        <w:br w:type="textWrapping"/>
      </w:r>
    </w:p>
    <w:p w:rsidR="00000000" w:rsidDel="00000000" w:rsidP="00000000" w:rsidRDefault="00000000" w:rsidRPr="00000000" w14:paraId="00000013">
      <w:pPr>
        <w:spacing w:line="342.85714285714283" w:lineRule="auto"/>
        <w:ind w:left="-80" w:firstLine="0"/>
        <w:jc w:val="both"/>
        <w:rPr>
          <w:rFonts w:ascii="Roboto" w:cs="Roboto" w:eastAsia="Roboto" w:hAnsi="Roboto"/>
          <w:color w:val="444746"/>
          <w:sz w:val="21"/>
          <w:szCs w:val="21"/>
        </w:rPr>
      </w:pPr>
      <w:r w:rsidDel="00000000" w:rsidR="00000000" w:rsidRPr="00000000">
        <w:rPr>
          <w:rFonts w:ascii="Andika" w:cs="Andika" w:eastAsia="Andika" w:hAnsi="Andika"/>
          <w:color w:val="444746"/>
          <w:sz w:val="21"/>
          <w:szCs w:val="21"/>
          <w:rtl w:val="0"/>
        </w:rPr>
        <w:t xml:space="preserve">File .wbt hoàn toàn có thể mở và chỉnh sửa bằng code editor như VSCode, Notepad++, v.v.</w:t>
      </w:r>
    </w:p>
    <w:p w:rsidR="00000000" w:rsidDel="00000000" w:rsidP="00000000" w:rsidRDefault="00000000" w:rsidRPr="00000000" w14:paraId="00000014">
      <w:pPr>
        <w:jc w:val="center"/>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Pr>
        <w:drawing>
          <wp:inline distB="114300" distT="114300" distL="114300" distR="114300">
            <wp:extent cx="5731200" cy="25146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14600"/>
                    </a:xfrm>
                    <a:prstGeom prst="rect"/>
                    <a:ln/>
                  </pic:spPr>
                </pic:pic>
              </a:graphicData>
            </a:graphic>
          </wp:inline>
        </w:drawing>
      </w:r>
      <w:r w:rsidDel="00000000" w:rsidR="00000000" w:rsidRPr="00000000">
        <w:rPr>
          <w:rFonts w:ascii="Roboto" w:cs="Roboto" w:eastAsia="Roboto" w:hAnsi="Roboto"/>
          <w:i w:val="1"/>
          <w:iCs w:val="1"/>
          <w:sz w:val="21"/>
          <w:szCs w:val="21"/>
          <w:rtl w:val="0"/>
        </w:rPr>
        <w:br w:type="textWrapping"/>
        <w:t xml:space="preserve">VS Code</w:t>
      </w:r>
    </w:p>
    <w:p w:rsidR="00000000" w:rsidDel="00000000" w:rsidP="00000000" w:rsidRDefault="00000000" w:rsidRPr="00000000" w14:paraId="00000015">
      <w:pPr>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6">
      <w:pPr>
        <w:jc w:val="both"/>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731200" cy="2654300"/>
            <wp:effectExtent b="0" l="0" r="0" t="0"/>
            <wp:docPr id="20"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8">
      <w:pPr>
        <w:spacing w:line="342.85714285714283" w:lineRule="auto"/>
        <w:ind w:left="-80" w:firstLine="0"/>
        <w:jc w:val="center"/>
        <w:rPr>
          <w:rFonts w:ascii="Roboto" w:cs="Roboto" w:eastAsia="Roboto" w:hAnsi="Roboto"/>
          <w:sz w:val="21"/>
          <w:szCs w:val="21"/>
        </w:rPr>
      </w:pPr>
      <w:r w:rsidDel="00000000" w:rsidR="00000000" w:rsidRPr="00000000">
        <w:rPr>
          <w:rFonts w:ascii="Roboto" w:cs="Roboto" w:eastAsia="Roboto" w:hAnsi="Roboto"/>
          <w:color w:val="444746"/>
          <w:sz w:val="21"/>
          <w:szCs w:val="21"/>
          <w:rtl w:val="0"/>
        </w:rPr>
        <w:t xml:space="preserve">Notepad</w:t>
      </w:r>
      <w:r w:rsidDel="00000000" w:rsidR="00000000" w:rsidRPr="00000000">
        <w:rPr>
          <w:rtl w:val="0"/>
        </w:rPr>
      </w:r>
    </w:p>
    <w:p w:rsidR="00000000" w:rsidDel="00000000" w:rsidP="00000000" w:rsidRDefault="00000000" w:rsidRPr="00000000" w14:paraId="00000019">
      <w:pPr>
        <w:spacing w:line="331.2" w:lineRule="auto"/>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Bạn có biết:</w:t>
      </w:r>
      <w:r w:rsidDel="00000000" w:rsidR="00000000" w:rsidRPr="00000000">
        <w:rPr>
          <w:rFonts w:ascii="Lexend" w:cs="Lexend" w:eastAsia="Lexend" w:hAnsi="Lexend"/>
          <w:sz w:val="26"/>
          <w:szCs w:val="26"/>
          <w:rtl w:val="0"/>
        </w:rPr>
        <w:t xml:space="preserve"> Mọi thứ ta thấy trên màn hình 3D: robot</w:t>
      </w:r>
    </w:p>
    <w:p w:rsidR="00000000" w:rsidDel="00000000" w:rsidP="00000000" w:rsidRDefault="00000000" w:rsidRPr="00000000" w14:paraId="0000001A">
      <w:pPr>
        <w:spacing w:line="331.2" w:lineRule="auto"/>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vật thể, vị trí, kích thước, đều được mô tả bằng văn bản.</w:t>
      </w:r>
    </w:p>
    <w:p w:rsidR="00000000" w:rsidDel="00000000" w:rsidP="00000000" w:rsidRDefault="00000000" w:rsidRPr="00000000" w14:paraId="0000001B">
      <w:pPr>
        <w:spacing w:after="240" w:before="240" w:lineRule="auto"/>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1C">
      <w:pPr>
        <w:spacing w:line="331.2" w:lineRule="auto"/>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Bạn có thể: </w:t>
      </w:r>
    </w:p>
    <w:p w:rsidR="00000000" w:rsidDel="00000000" w:rsidP="00000000" w:rsidRDefault="00000000" w:rsidRPr="00000000" w14:paraId="0000001D">
      <w:pPr>
        <w:spacing w:line="331.2" w:lineRule="auto"/>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1. Copy / paste nhanh cả một cụm vật thể,</w:t>
      </w:r>
    </w:p>
    <w:p w:rsidR="00000000" w:rsidDel="00000000" w:rsidP="00000000" w:rsidRDefault="00000000" w:rsidRPr="00000000" w14:paraId="0000001E">
      <w:pPr>
        <w:spacing w:line="331.2" w:lineRule="auto"/>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 nhân bản robot hoặc chướng ngại vật chỉ bằng vài dòng code thôi ghê chưa</w:t>
      </w:r>
    </w:p>
    <w:p w:rsidR="00000000" w:rsidDel="00000000" w:rsidP="00000000" w:rsidRDefault="00000000" w:rsidRPr="00000000" w14:paraId="0000001F">
      <w:pPr>
        <w:ind w:left="1440" w:firstLine="0"/>
        <w:jc w:val="both"/>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20">
      <w:pPr>
        <w:ind w:left="1440" w:firstLine="0"/>
        <w:jc w:val="both"/>
        <w:rPr>
          <w:rFonts w:ascii="Lexend" w:cs="Lexend" w:eastAsia="Lexend" w:hAnsi="Lexend"/>
          <w:sz w:val="32"/>
          <w:szCs w:val="32"/>
        </w:rPr>
      </w:pPr>
      <w:r w:rsidDel="00000000" w:rsidR="00000000" w:rsidRPr="00000000">
        <w:rPr>
          <w:rtl w:val="0"/>
        </w:rPr>
      </w:r>
    </w:p>
    <w:p w:rsidR="00000000" w:rsidDel="00000000" w:rsidP="00000000" w:rsidRDefault="00000000" w:rsidRPr="00000000" w14:paraId="00000021">
      <w:pPr>
        <w:numPr>
          <w:ilvl w:val="0"/>
          <w:numId w:val="11"/>
        </w:numPr>
        <w:ind w:left="1440" w:hanging="360"/>
        <w:jc w:val="both"/>
        <w:rPr>
          <w:rFonts w:ascii="Lexend" w:cs="Lexend" w:eastAsia="Lexend" w:hAnsi="Lexend"/>
          <w:sz w:val="32"/>
          <w:szCs w:val="32"/>
        </w:rPr>
      </w:pPr>
      <w:r w:rsidDel="00000000" w:rsidR="00000000" w:rsidRPr="00000000">
        <w:rPr>
          <w:rFonts w:ascii="Lexend" w:cs="Lexend" w:eastAsia="Lexend" w:hAnsi="Lexend"/>
          <w:sz w:val="32"/>
          <w:szCs w:val="32"/>
          <w:rtl w:val="0"/>
        </w:rPr>
        <w:t xml:space="preserve">Thực hành tạo thế giới</w:t>
      </w:r>
    </w:p>
    <w:p w:rsidR="00000000" w:rsidDel="00000000" w:rsidP="00000000" w:rsidRDefault="00000000" w:rsidRPr="00000000" w14:paraId="00000022">
      <w:pPr>
        <w:ind w:left="566.9291338582675"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Bước 1: Mở webots trên màn hình ( hoặc bằng terminal )</w:t>
        <w:br w:type="textWrapping"/>
        <w:t xml:space="preserve">*Lưu ý: Đối với các bạn chưa tải webots, chúng ta hãy thực hiện download phần mềm về theo hướng dẫn này nhé: </w:t>
      </w:r>
      <w:hyperlink r:id="rId9">
        <w:r w:rsidDel="00000000" w:rsidR="00000000" w:rsidRPr="00000000">
          <w:rPr>
            <w:rFonts w:ascii="Lexend" w:cs="Lexend" w:eastAsia="Lexend" w:hAnsi="Lexend"/>
            <w:color w:val="0000ee"/>
            <w:sz w:val="26"/>
            <w:szCs w:val="26"/>
            <w:u w:val="single"/>
            <w:rtl w:val="0"/>
          </w:rPr>
          <w:t xml:space="preserve">Webot Installation &amp; Simple Usage Guide (2025).pptx</w:t>
        </w:r>
      </w:hyperlink>
      <w:r w:rsidDel="00000000" w:rsidR="00000000" w:rsidRPr="00000000">
        <w:rPr>
          <w:rFonts w:ascii="Lexend" w:cs="Lexend" w:eastAsia="Lexend" w:hAnsi="Lexend"/>
          <w:sz w:val="26"/>
          <w:szCs w:val="26"/>
          <w:rtl w:val="0"/>
        </w:rPr>
        <w:t xml:space="preserve"> (Slide số 5 )</w:t>
      </w:r>
    </w:p>
    <w:p w:rsidR="00000000" w:rsidDel="00000000" w:rsidP="00000000" w:rsidRDefault="00000000" w:rsidRPr="00000000" w14:paraId="00000023">
      <w:pPr>
        <w:ind w:left="566.9291338582675"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Bước 2: Thực hiện tạo thế giới mới lần lượt theo hướng dẫn sau: Nháy chọn nút File ở góc trái màn hình của webots -&gt; Nhấn vào nút New -&gt; Chọn New Project Directory</w:t>
      </w:r>
    </w:p>
    <w:p w:rsidR="00000000" w:rsidDel="00000000" w:rsidP="00000000" w:rsidRDefault="00000000" w:rsidRPr="00000000" w14:paraId="00000024">
      <w:pPr>
        <w:ind w:left="2006.9291338582675" w:firstLine="153.07086614173244"/>
        <w:jc w:val="both"/>
        <w:rPr>
          <w:rFonts w:ascii="Lexend" w:cs="Lexend" w:eastAsia="Lexend" w:hAnsi="Lexend"/>
          <w:sz w:val="26"/>
          <w:szCs w:val="26"/>
        </w:rPr>
      </w:pPr>
      <w:r w:rsidDel="00000000" w:rsidR="00000000" w:rsidRPr="00000000">
        <w:rPr>
          <w:rFonts w:ascii="Lexend" w:cs="Lexend" w:eastAsia="Lexend" w:hAnsi="Lexend"/>
          <w:sz w:val="26"/>
          <w:szCs w:val="26"/>
        </w:rPr>
        <w:drawing>
          <wp:inline distB="114300" distT="114300" distL="114300" distR="114300">
            <wp:extent cx="3213378" cy="1313498"/>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13378" cy="131349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566.9291338582675"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Bước 3: Nhấn Next để Wizard hỗ trợ chọn đường dẫn lưu trữ dự án. Ở bước này, ta cần tạo 1 folder mới ở ổ D ( hoặc ổ E ) để chứa dự án mới thay vì chọn đường dẫn như webots đề xuất</w:t>
      </w:r>
    </w:p>
    <w:p w:rsidR="00000000" w:rsidDel="00000000" w:rsidP="00000000" w:rsidRDefault="00000000" w:rsidRPr="00000000" w14:paraId="00000026">
      <w:pPr>
        <w:ind w:left="566.9291338582675"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Bước 4: Đặt tên cho project mới thay vì để my project. Sau cùng là nhấn Finish.</w:t>
      </w:r>
    </w:p>
    <w:p w:rsidR="00000000" w:rsidDel="00000000" w:rsidP="00000000" w:rsidRDefault="00000000" w:rsidRPr="00000000" w14:paraId="00000027">
      <w:pPr>
        <w:ind w:left="566.9291338582675"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*Lưu ý: Hãy tick hết vào các ô trong đó có cả ô “Add a rectangle arena” do ô này không được tick sẵn trước đó.</w:t>
        <w:br w:type="textWrapping"/>
      </w:r>
    </w:p>
    <w:p w:rsidR="00000000" w:rsidDel="00000000" w:rsidP="00000000" w:rsidRDefault="00000000" w:rsidRPr="00000000" w14:paraId="00000028">
      <w:pPr>
        <w:ind w:left="566.9291338582675"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Note: Không lưu project trong thư mục mặc định của Webots</w:t>
      </w:r>
    </w:p>
    <w:p w:rsidR="00000000" w:rsidDel="00000000" w:rsidP="00000000" w:rsidRDefault="00000000" w:rsidRPr="00000000" w14:paraId="00000029">
      <w:pPr>
        <w:ind w:left="566.9291338582675"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Khi mở Sample World, luôn sử dụng chức năng Save World As... để</w:t>
      </w:r>
    </w:p>
    <w:p w:rsidR="00000000" w:rsidDel="00000000" w:rsidP="00000000" w:rsidRDefault="00000000" w:rsidRPr="00000000" w14:paraId="0000002A">
      <w:pPr>
        <w:ind w:left="566.9291338582675"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lưu thành một bản sao mới trước khi chỉnh sửa. </w:t>
      </w:r>
    </w:p>
    <w:p w:rsidR="00000000" w:rsidDel="00000000" w:rsidP="00000000" w:rsidRDefault="00000000" w:rsidRPr="00000000" w14:paraId="0000002B">
      <w:pPr>
        <w:ind w:left="566.9291338582675" w:firstLine="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Việc này tránh làm hỏng các file mẫu mặc định của Webots.</w:t>
      </w:r>
    </w:p>
    <w:p w:rsidR="00000000" w:rsidDel="00000000" w:rsidP="00000000" w:rsidRDefault="00000000" w:rsidRPr="00000000" w14:paraId="0000002C">
      <w:pPr>
        <w:ind w:left="566.9291338582675" w:firstLine="0"/>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2D">
      <w:pPr>
        <w:numPr>
          <w:ilvl w:val="0"/>
          <w:numId w:val="11"/>
        </w:numPr>
        <w:ind w:left="1440" w:hanging="360"/>
        <w:jc w:val="both"/>
        <w:rPr>
          <w:rFonts w:ascii="Lexend" w:cs="Lexend" w:eastAsia="Lexend" w:hAnsi="Lexend"/>
          <w:sz w:val="32"/>
          <w:szCs w:val="32"/>
        </w:rPr>
      </w:pPr>
      <w:r w:rsidDel="00000000" w:rsidR="00000000" w:rsidRPr="00000000">
        <w:rPr>
          <w:rFonts w:ascii="Lexend" w:cs="Lexend" w:eastAsia="Lexend" w:hAnsi="Lexend"/>
          <w:sz w:val="32"/>
          <w:szCs w:val="32"/>
          <w:rtl w:val="0"/>
        </w:rPr>
        <w:t xml:space="preserve">Kiểm tra thế giới mới</w:t>
      </w:r>
    </w:p>
    <w:p w:rsidR="00000000" w:rsidDel="00000000" w:rsidP="00000000" w:rsidRDefault="00000000" w:rsidRPr="00000000" w14:paraId="0000002E">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Chúc mừng bạn đã tạo ra thế giới mới của riêng mình!!! Lúc này, cửa sổ xem 3D (3D view) sẽ hiển thị một đấu trường hình vuông với sàn nhà kẻ ô ca-rô. Bạn có thể thay đổi góc nhìn trong cửa sổ này bằng chuột: </w:t>
      </w:r>
      <w:r w:rsidDel="00000000" w:rsidR="00000000" w:rsidRPr="00000000">
        <w:rPr>
          <w:rFonts w:ascii="Lexend" w:cs="Lexend" w:eastAsia="Lexend" w:hAnsi="Lexend"/>
          <w:b w:val="1"/>
          <w:bCs w:val="1"/>
          <w:sz w:val="26"/>
          <w:szCs w:val="26"/>
          <w:rtl w:val="0"/>
        </w:rPr>
        <w:t xml:space="preserve">chuột trái, chuột phải và con lăn. </w:t>
      </w:r>
      <w:r w:rsidDel="00000000" w:rsidR="00000000" w:rsidRPr="00000000">
        <w:rPr>
          <w:rFonts w:ascii="Lexend" w:cs="Lexend" w:eastAsia="Lexend" w:hAnsi="Lexend"/>
          <w:sz w:val="26"/>
          <w:szCs w:val="26"/>
          <w:rtl w:val="0"/>
        </w:rPr>
        <w:t xml:space="preserve">Tiếp theo, hãy cùng mình điểm qua các đặc trưng của thế giới mới nhé:</w:t>
      </w:r>
    </w:p>
    <w:p w:rsidR="00000000" w:rsidDel="00000000" w:rsidP="00000000" w:rsidRDefault="00000000" w:rsidRPr="00000000" w14:paraId="0000002F">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1/ Các nút (</w:t>
      </w:r>
      <w:r w:rsidDel="00000000" w:rsidR="00000000" w:rsidRPr="00000000">
        <w:rPr>
          <w:rFonts w:ascii="Lexend" w:cs="Lexend" w:eastAsia="Lexend" w:hAnsi="Lexend"/>
          <w:b w:val="1"/>
          <w:bCs w:val="1"/>
          <w:sz w:val="26"/>
          <w:szCs w:val="26"/>
          <w:rtl w:val="0"/>
        </w:rPr>
        <w:t xml:space="preserve">Nodes</w:t>
      </w:r>
      <w:r w:rsidDel="00000000" w:rsidR="00000000" w:rsidRPr="00000000">
        <w:rPr>
          <w:rFonts w:ascii="Lexend" w:cs="Lexend" w:eastAsia="Lexend" w:hAnsi="Lexend"/>
          <w:sz w:val="26"/>
          <w:szCs w:val="26"/>
          <w:rtl w:val="0"/>
        </w:rPr>
        <w:t xml:space="preserve">) trong Webots được lưu trữ trong tệp thế giới và sắp xếp theo cấu trúc cây, gọi là </w:t>
      </w:r>
      <w:r w:rsidDel="00000000" w:rsidR="00000000" w:rsidRPr="00000000">
        <w:rPr>
          <w:rFonts w:ascii="Lexend" w:cs="Lexend" w:eastAsia="Lexend" w:hAnsi="Lexend"/>
          <w:b w:val="1"/>
          <w:bCs w:val="1"/>
          <w:sz w:val="26"/>
          <w:szCs w:val="26"/>
          <w:rtl w:val="0"/>
        </w:rPr>
        <w:t xml:space="preserve">Scene Tree</w:t>
      </w:r>
      <w:r w:rsidDel="00000000" w:rsidR="00000000" w:rsidRPr="00000000">
        <w:rPr>
          <w:rFonts w:ascii="Lexend" w:cs="Lexend" w:eastAsia="Lexend" w:hAnsi="Lexend"/>
          <w:sz w:val="26"/>
          <w:szCs w:val="26"/>
          <w:rtl w:val="0"/>
        </w:rPr>
        <w:t xml:space="preserve"> (Cây phối cảnh). Cây phối cảnh này có thể được quan sát qua hai cửa sổ phụ:</w:t>
        <w:br w:type="textWrapping"/>
        <w:t xml:space="preserve">+ </w:t>
      </w:r>
      <w:r w:rsidDel="00000000" w:rsidR="00000000" w:rsidRPr="00000000">
        <w:rPr>
          <w:rFonts w:ascii="Lexend" w:cs="Lexend" w:eastAsia="Lexend" w:hAnsi="Lexend"/>
          <w:b w:val="1"/>
          <w:bCs w:val="1"/>
          <w:sz w:val="26"/>
          <w:szCs w:val="26"/>
          <w:rtl w:val="0"/>
        </w:rPr>
        <w:t xml:space="preserve">3D View (ở giữa):</w:t>
      </w:r>
      <w:r w:rsidDel="00000000" w:rsidR="00000000" w:rsidRPr="00000000">
        <w:rPr>
          <w:rFonts w:ascii="Lexend" w:cs="Lexend" w:eastAsia="Lexend" w:hAnsi="Lexend"/>
          <w:sz w:val="26"/>
          <w:szCs w:val="26"/>
          <w:rtl w:val="0"/>
        </w:rPr>
        <w:t xml:space="preserve"> Là hình ảnh đại diện 3D của cây phối cảnh.</w:t>
        <w:br w:type="textWrapping"/>
        <w:t xml:space="preserve">+ </w:t>
      </w:r>
      <w:r w:rsidDel="00000000" w:rsidR="00000000" w:rsidRPr="00000000">
        <w:rPr>
          <w:rFonts w:ascii="Lexend" w:cs="Lexend" w:eastAsia="Lexend" w:hAnsi="Lexend"/>
          <w:b w:val="1"/>
          <w:bCs w:val="1"/>
          <w:sz w:val="26"/>
          <w:szCs w:val="26"/>
          <w:rtl w:val="0"/>
        </w:rPr>
        <w:t xml:space="preserve">Scene Tree View (bên trái):</w:t>
      </w:r>
      <w:r w:rsidDel="00000000" w:rsidR="00000000" w:rsidRPr="00000000">
        <w:rPr>
          <w:rFonts w:ascii="Lexend" w:cs="Lexend" w:eastAsia="Lexend" w:hAnsi="Lexend"/>
          <w:sz w:val="26"/>
          <w:szCs w:val="26"/>
          <w:rtl w:val="0"/>
        </w:rPr>
        <w:t xml:space="preserve"> Là một biểu đồ phân cấp. Đây là nơi bạn có thể chỉnh sửa các Node và các trường dữ liệu (</w:t>
      </w:r>
      <w:r w:rsidDel="00000000" w:rsidR="00000000" w:rsidRPr="00000000">
        <w:rPr>
          <w:rFonts w:ascii="Lexend" w:cs="Lexend" w:eastAsia="Lexend" w:hAnsi="Lexend"/>
          <w:b w:val="1"/>
          <w:bCs w:val="1"/>
          <w:sz w:val="26"/>
          <w:szCs w:val="26"/>
          <w:rtl w:val="0"/>
        </w:rPr>
        <w:t xml:space="preserve">Fields</w:t>
      </w: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30">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w:t>
      </w:r>
      <w:r w:rsidDel="00000000" w:rsidR="00000000" w:rsidRPr="00000000">
        <w:rPr>
          <w:rFonts w:ascii="Lexend" w:cs="Lexend" w:eastAsia="Lexend" w:hAnsi="Lexend"/>
          <w:sz w:val="32"/>
          <w:szCs w:val="32"/>
          <w:rtl w:val="0"/>
        </w:rPr>
        <w:t xml:space="preserve"> </w:t>
      </w:r>
      <w:r w:rsidDel="00000000" w:rsidR="00000000" w:rsidRPr="00000000">
        <w:rPr>
          <w:rFonts w:ascii="Lexend" w:cs="Lexend" w:eastAsia="Lexend" w:hAnsi="Lexend"/>
          <w:sz w:val="26"/>
          <w:szCs w:val="26"/>
          <w:rtl w:val="0"/>
        </w:rPr>
        <w:t xml:space="preserve">Với một thế giới mới tạo, danh sách các Nodes mà bạn hiện có sẽ là:</w:t>
        <w:br w:type="textWrapping"/>
        <w:t xml:space="preserve">+ WorldInfo: Chứa các thông số toàn cục của hệ thống mô phỏng.</w:t>
        <w:br w:type="textWrapping"/>
        <w:t xml:space="preserve">+ Viewpoint: Xác định các thông số camera cho màn hình chính.</w:t>
        <w:br w:type="textWrapping"/>
        <w:t xml:space="preserve">+ </w:t>
      </w:r>
      <w:r w:rsidDel="00000000" w:rsidR="00000000" w:rsidRPr="00000000">
        <w:rPr>
          <w:rFonts w:ascii="Lexend" w:cs="Lexend" w:eastAsia="Lexend" w:hAnsi="Lexend"/>
          <w:sz w:val="26"/>
          <w:szCs w:val="26"/>
          <w:rtl w:val="0"/>
        </w:rPr>
        <w:t xml:space="preserve">TexturedBackground</w:t>
      </w:r>
      <w:r w:rsidDel="00000000" w:rsidR="00000000" w:rsidRPr="00000000">
        <w:rPr>
          <w:rFonts w:ascii="Lexend" w:cs="Lexend" w:eastAsia="Lexend" w:hAnsi="Lexend"/>
          <w:sz w:val="26"/>
          <w:szCs w:val="26"/>
          <w:rtl w:val="0"/>
        </w:rPr>
        <w:t xml:space="preserve">: Xác định phông nền của cảnh (bạn sẽ thấy núi ở phía xa nếu xoay góc nhìn một chút).</w:t>
        <w:br w:type="textWrapping"/>
        <w:t xml:space="preserve">+ </w:t>
      </w:r>
      <w:r w:rsidDel="00000000" w:rsidR="00000000" w:rsidRPr="00000000">
        <w:rPr>
          <w:rFonts w:ascii="Lexend" w:cs="Lexend" w:eastAsia="Lexend" w:hAnsi="Lexend"/>
          <w:sz w:val="26"/>
          <w:szCs w:val="26"/>
          <w:rtl w:val="0"/>
        </w:rPr>
        <w:t xml:space="preserve">TexturedBackgroundLight</w:t>
      </w:r>
      <w:r w:rsidDel="00000000" w:rsidR="00000000" w:rsidRPr="00000000">
        <w:rPr>
          <w:rFonts w:ascii="Lexend" w:cs="Lexend" w:eastAsia="Lexend" w:hAnsi="Lexend"/>
          <w:sz w:val="26"/>
          <w:szCs w:val="26"/>
          <w:rtl w:val="0"/>
        </w:rPr>
        <w:t xml:space="preserve">: Xác định ánh sáng đi kèm với phông nền phía trên.</w:t>
        <w:br w:type="textWrapping"/>
        <w:t xml:space="preserve">+ </w:t>
      </w:r>
      <w:r w:rsidDel="00000000" w:rsidR="00000000" w:rsidRPr="00000000">
        <w:rPr>
          <w:rFonts w:ascii="Lexend" w:cs="Lexend" w:eastAsia="Lexend" w:hAnsi="Lexend"/>
          <w:sz w:val="26"/>
          <w:szCs w:val="26"/>
          <w:rtl w:val="0"/>
        </w:rPr>
        <w:t xml:space="preserve">RectangleArena</w:t>
      </w:r>
      <w:r w:rsidDel="00000000" w:rsidR="00000000" w:rsidRPr="00000000">
        <w:rPr>
          <w:rFonts w:ascii="Lexend" w:cs="Lexend" w:eastAsia="Lexend" w:hAnsi="Lexend"/>
          <w:sz w:val="26"/>
          <w:szCs w:val="26"/>
          <w:rtl w:val="0"/>
        </w:rPr>
        <w:t xml:space="preserve">: Xác định vật thể duy nhất mà bạn thấy trong cảnh cho đến lúc này.</w:t>
      </w:r>
    </w:p>
    <w:p w:rsidR="00000000" w:rsidDel="00000000" w:rsidP="00000000" w:rsidRDefault="00000000" w:rsidRPr="00000000" w14:paraId="00000031">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Pr>
        <w:drawing>
          <wp:inline distB="114300" distT="114300" distL="114300" distR="114300">
            <wp:extent cx="3895725" cy="2195513"/>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895725" cy="21955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3/ Mỗi Node đều có các thuộc tính có thể tùy chỉnh được gọi là </w:t>
      </w:r>
      <w:r w:rsidDel="00000000" w:rsidR="00000000" w:rsidRPr="00000000">
        <w:rPr>
          <w:rFonts w:ascii="Lexend" w:cs="Lexend" w:eastAsia="Lexend" w:hAnsi="Lexend"/>
          <w:b w:val="1"/>
          <w:bCs w:val="1"/>
          <w:sz w:val="26"/>
          <w:szCs w:val="26"/>
          <w:rtl w:val="0"/>
        </w:rPr>
        <w:t xml:space="preserve">Fields</w:t>
      </w:r>
      <w:r w:rsidDel="00000000" w:rsidR="00000000" w:rsidRPr="00000000">
        <w:rPr>
          <w:rFonts w:ascii="Lexend" w:cs="Lexend" w:eastAsia="Lexend" w:hAnsi="Lexend"/>
          <w:sz w:val="26"/>
          <w:szCs w:val="26"/>
          <w:rtl w:val="0"/>
        </w:rPr>
        <w:t xml:space="preserve">. Hãy cùng thực hành một chút bằng cách thử thay đổi các trường này để biến đổi đấu trường hình chữ nhật nhé:</w:t>
      </w:r>
    </w:p>
    <w:p w:rsidR="00000000" w:rsidDel="00000000" w:rsidP="00000000" w:rsidRDefault="00000000" w:rsidRPr="00000000" w14:paraId="00000033">
      <w:pPr>
        <w:ind w:left="708.6614173228347" w:firstLine="850.3937007874015"/>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4">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 1:</w:t>
      </w:r>
      <w:r w:rsidDel="00000000" w:rsidR="00000000" w:rsidRPr="00000000">
        <w:rPr>
          <w:rFonts w:ascii="Lexend" w:cs="Lexend" w:eastAsia="Lexend" w:hAnsi="Lexend"/>
          <w:sz w:val="26"/>
          <w:szCs w:val="26"/>
          <w:rtl w:val="0"/>
        </w:rPr>
        <w:t xml:space="preserve">  Nháy đúp chuột vào Node </w:t>
      </w:r>
      <w:r w:rsidDel="00000000" w:rsidR="00000000" w:rsidRPr="00000000">
        <w:rPr>
          <w:rFonts w:ascii="Lexend" w:cs="Lexend" w:eastAsia="Lexend" w:hAnsi="Lexend"/>
          <w:b w:val="1"/>
          <w:bCs w:val="1"/>
          <w:sz w:val="26"/>
          <w:szCs w:val="26"/>
          <w:rtl w:val="0"/>
        </w:rPr>
        <w:t xml:space="preserve">RectangleArena</w:t>
      </w:r>
      <w:r w:rsidDel="00000000" w:rsidR="00000000" w:rsidRPr="00000000">
        <w:rPr>
          <w:rFonts w:ascii="Lexend" w:cs="Lexend" w:eastAsia="Lexend" w:hAnsi="Lexend"/>
          <w:sz w:val="26"/>
          <w:szCs w:val="26"/>
          <w:rtl w:val="0"/>
        </w:rPr>
        <w:t xml:space="preserve"> trong cửa sổ Scene Tree. Thao tác này sẽ mở rộng Node đó và hiển thị các trường dữ liệu (</w:t>
      </w:r>
      <w:r w:rsidDel="00000000" w:rsidR="00000000" w:rsidRPr="00000000">
        <w:rPr>
          <w:rFonts w:ascii="Lexend" w:cs="Lexend" w:eastAsia="Lexend" w:hAnsi="Lexend"/>
          <w:b w:val="1"/>
          <w:bCs w:val="1"/>
          <w:sz w:val="26"/>
          <w:szCs w:val="26"/>
          <w:rtl w:val="0"/>
        </w:rPr>
        <w:t xml:space="preserve">fields</w:t>
      </w:r>
      <w:r w:rsidDel="00000000" w:rsidR="00000000" w:rsidRPr="00000000">
        <w:rPr>
          <w:rFonts w:ascii="Lexend" w:cs="Lexend" w:eastAsia="Lexend" w:hAnsi="Lexend"/>
          <w:sz w:val="26"/>
          <w:szCs w:val="26"/>
          <w:rtl w:val="0"/>
        </w:rPr>
        <w:t xml:space="preserve">) bên trong.</w:t>
      </w:r>
    </w:p>
    <w:p w:rsidR="00000000" w:rsidDel="00000000" w:rsidP="00000000" w:rsidRDefault="00000000" w:rsidRPr="00000000" w14:paraId="00000035">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 2:</w:t>
      </w:r>
      <w:r w:rsidDel="00000000" w:rsidR="00000000" w:rsidRPr="00000000">
        <w:rPr>
          <w:rFonts w:ascii="Lexend" w:cs="Lexend" w:eastAsia="Lexend" w:hAnsi="Lexend"/>
          <w:sz w:val="26"/>
          <w:szCs w:val="26"/>
          <w:rtl w:val="0"/>
        </w:rPr>
        <w:t xml:space="preserve"> Chọn trường </w:t>
      </w:r>
      <w:r w:rsidDel="00000000" w:rsidR="00000000" w:rsidRPr="00000000">
        <w:rPr>
          <w:rFonts w:ascii="Lexend" w:cs="Lexend" w:eastAsia="Lexend" w:hAnsi="Lexend"/>
          <w:b w:val="1"/>
          <w:bCs w:val="1"/>
          <w:sz w:val="26"/>
          <w:szCs w:val="26"/>
          <w:rtl w:val="0"/>
        </w:rPr>
        <w:t xml:space="preserve">floorTileSize</w:t>
      </w:r>
      <w:r w:rsidDel="00000000" w:rsidR="00000000" w:rsidRPr="00000000">
        <w:rPr>
          <w:rFonts w:ascii="Lexend" w:cs="Lexend" w:eastAsia="Lexend" w:hAnsi="Lexend"/>
          <w:sz w:val="26"/>
          <w:szCs w:val="26"/>
          <w:rtl w:val="0"/>
        </w:rPr>
        <w:t xml:space="preserve"> và đặt giá trị của nó thành </w:t>
      </w:r>
      <w:r w:rsidDel="00000000" w:rsidR="00000000" w:rsidRPr="00000000">
        <w:rPr>
          <w:rFonts w:ascii="Lexend" w:cs="Lexend" w:eastAsia="Lexend" w:hAnsi="Lexend"/>
          <w:color w:val="188038"/>
          <w:sz w:val="26"/>
          <w:szCs w:val="26"/>
          <w:rtl w:val="0"/>
        </w:rPr>
        <w:t xml:space="preserve">0.25 0.25</w:t>
      </w:r>
      <w:r w:rsidDel="00000000" w:rsidR="00000000" w:rsidRPr="00000000">
        <w:rPr>
          <w:rFonts w:ascii="Lexend" w:cs="Lexend" w:eastAsia="Lexend" w:hAnsi="Lexend"/>
          <w:sz w:val="26"/>
          <w:szCs w:val="26"/>
          <w:rtl w:val="0"/>
        </w:rPr>
        <w:t xml:space="preserve"> thay vì </w:t>
      </w:r>
      <w:r w:rsidDel="00000000" w:rsidR="00000000" w:rsidRPr="00000000">
        <w:rPr>
          <w:rFonts w:ascii="Lexend" w:cs="Lexend" w:eastAsia="Lexend" w:hAnsi="Lexend"/>
          <w:color w:val="188038"/>
          <w:sz w:val="26"/>
          <w:szCs w:val="26"/>
          <w:rtl w:val="0"/>
        </w:rPr>
        <w:t xml:space="preserve">0.5 0.5 </w:t>
      </w:r>
      <w:r w:rsidDel="00000000" w:rsidR="00000000" w:rsidRPr="00000000">
        <w:rPr>
          <w:rFonts w:ascii="Lexend" w:cs="Lexend" w:eastAsia="Lexend" w:hAnsi="Lexend"/>
          <w:sz w:val="26"/>
          <w:szCs w:val="26"/>
          <w:rtl w:val="0"/>
        </w:rPr>
        <w:t xml:space="preserve">như ban đầu. Bạn sẽ thấy hiệu ứng thay đổi ngay lập tức ở cửa sổ 3D View (các ô gạch dưới sàn sẽ nhỏ lại).</w:t>
      </w:r>
    </w:p>
    <w:p w:rsidR="00000000" w:rsidDel="00000000" w:rsidP="00000000" w:rsidRDefault="00000000" w:rsidRPr="00000000" w14:paraId="00000036">
      <w:pPr>
        <w:ind w:left="708.6614173228347" w:firstLine="283.46456692913375"/>
        <w:jc w:val="both"/>
        <w:rPr>
          <w:rFonts w:ascii="Lexend" w:cs="Lexend" w:eastAsia="Lexend" w:hAnsi="Lexend"/>
          <w:sz w:val="26"/>
          <w:szCs w:val="26"/>
        </w:rPr>
      </w:pPr>
      <w:r w:rsidDel="00000000" w:rsidR="00000000" w:rsidRPr="00000000">
        <w:rPr>
          <w:rFonts w:ascii="Lexend" w:cs="Lexend" w:eastAsia="Lexend" w:hAnsi="Lexend"/>
          <w:sz w:val="26"/>
          <w:szCs w:val="26"/>
        </w:rPr>
        <w:drawing>
          <wp:inline distB="114300" distT="114300" distL="114300" distR="114300">
            <wp:extent cx="4630938" cy="2130847"/>
            <wp:effectExtent b="0" l="0" r="0" t="0"/>
            <wp:docPr id="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30938" cy="213084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08.6614173228347" w:firstLine="283.46456692913375"/>
        <w:jc w:val="center"/>
        <w:rPr>
          <w:rFonts w:ascii="Lexend" w:cs="Lexend" w:eastAsia="Lexend" w:hAnsi="Lexend"/>
          <w:i w:val="1"/>
          <w:iCs w:val="1"/>
          <w:sz w:val="26"/>
          <w:szCs w:val="26"/>
        </w:rPr>
      </w:pPr>
      <w:r w:rsidDel="00000000" w:rsidR="00000000" w:rsidRPr="00000000">
        <w:rPr>
          <w:rFonts w:ascii="Lexend" w:cs="Lexend" w:eastAsia="Lexend" w:hAnsi="Lexend"/>
          <w:i w:val="1"/>
          <w:iCs w:val="1"/>
          <w:sz w:val="26"/>
          <w:szCs w:val="26"/>
          <w:rtl w:val="0"/>
        </w:rPr>
        <w:t xml:space="preserve">Hình minh họa</w:t>
      </w:r>
    </w:p>
    <w:p w:rsidR="00000000" w:rsidDel="00000000" w:rsidP="00000000" w:rsidRDefault="00000000" w:rsidRPr="00000000" w14:paraId="00000038">
      <w:pPr>
        <w:ind w:left="708.6614173228347" w:firstLine="283.46456692913375"/>
        <w:jc w:val="both"/>
        <w:rPr>
          <w:rFonts w:ascii="Lexend" w:cs="Lexend" w:eastAsia="Lexend" w:hAnsi="Lexend"/>
          <w:i w:val="1"/>
          <w:iCs w:val="1"/>
          <w:sz w:val="26"/>
          <w:szCs w:val="26"/>
        </w:rPr>
      </w:pPr>
      <w:r w:rsidDel="00000000" w:rsidR="00000000" w:rsidRPr="00000000">
        <w:rPr>
          <w:rtl w:val="0"/>
        </w:rPr>
      </w:r>
    </w:p>
    <w:p w:rsidR="00000000" w:rsidDel="00000000" w:rsidP="00000000" w:rsidRDefault="00000000" w:rsidRPr="00000000" w14:paraId="00000039">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 3:</w:t>
      </w:r>
      <w:r w:rsidDel="00000000" w:rsidR="00000000" w:rsidRPr="00000000">
        <w:rPr>
          <w:rFonts w:ascii="Lexend" w:cs="Lexend" w:eastAsia="Lexend" w:hAnsi="Lexend"/>
          <w:sz w:val="26"/>
          <w:szCs w:val="26"/>
          <w:rtl w:val="0"/>
        </w:rPr>
        <w:t xml:space="preserve"> Chọn trường </w:t>
      </w:r>
      <w:r w:rsidDel="00000000" w:rsidR="00000000" w:rsidRPr="00000000">
        <w:rPr>
          <w:rFonts w:ascii="Lexend" w:cs="Lexend" w:eastAsia="Lexend" w:hAnsi="Lexend"/>
          <w:b w:val="1"/>
          <w:bCs w:val="1"/>
          <w:sz w:val="26"/>
          <w:szCs w:val="26"/>
          <w:rtl w:val="0"/>
        </w:rPr>
        <w:t xml:space="preserve">wallHeight</w:t>
      </w:r>
      <w:r w:rsidDel="00000000" w:rsidR="00000000" w:rsidRPr="00000000">
        <w:rPr>
          <w:rFonts w:ascii="Lexend" w:cs="Lexend" w:eastAsia="Lexend" w:hAnsi="Lexend"/>
          <w:sz w:val="26"/>
          <w:szCs w:val="26"/>
          <w:rtl w:val="0"/>
        </w:rPr>
        <w:t xml:space="preserve"> và thay đổi giá trị thành </w:t>
      </w:r>
      <w:r w:rsidDel="00000000" w:rsidR="00000000" w:rsidRPr="00000000">
        <w:rPr>
          <w:rFonts w:ascii="Lexend" w:cs="Lexend" w:eastAsia="Lexend" w:hAnsi="Lexend"/>
          <w:color w:val="188038"/>
          <w:sz w:val="26"/>
          <w:szCs w:val="26"/>
          <w:rtl w:val="0"/>
        </w:rPr>
        <w:t xml:space="preserve">0.05</w:t>
      </w:r>
      <w:r w:rsidDel="00000000" w:rsidR="00000000" w:rsidRPr="00000000">
        <w:rPr>
          <w:rFonts w:ascii="Lexend" w:cs="Lexend" w:eastAsia="Lexend" w:hAnsi="Lexend"/>
          <w:sz w:val="26"/>
          <w:szCs w:val="26"/>
          <w:rtl w:val="0"/>
        </w:rPr>
        <w:t xml:space="preserve"> thay vì </w:t>
      </w:r>
      <w:r w:rsidDel="00000000" w:rsidR="00000000" w:rsidRPr="00000000">
        <w:rPr>
          <w:rFonts w:ascii="Lexend" w:cs="Lexend" w:eastAsia="Lexend" w:hAnsi="Lexend"/>
          <w:color w:val="188038"/>
          <w:sz w:val="26"/>
          <w:szCs w:val="26"/>
          <w:rtl w:val="0"/>
        </w:rPr>
        <w:t xml:space="preserve">0.1</w:t>
      </w:r>
      <w:r w:rsidDel="00000000" w:rsidR="00000000" w:rsidRPr="00000000">
        <w:rPr>
          <w:rFonts w:ascii="Lexend" w:cs="Lexend" w:eastAsia="Lexend" w:hAnsi="Lexend"/>
          <w:sz w:val="26"/>
          <w:szCs w:val="26"/>
          <w:rtl w:val="0"/>
        </w:rPr>
        <w:t xml:space="preserve">. Lúc này, tường bao quanh đấu trường sẽ thấp xuống.</w:t>
      </w:r>
    </w:p>
    <w:p w:rsidR="00000000" w:rsidDel="00000000" w:rsidP="00000000" w:rsidRDefault="00000000" w:rsidRPr="00000000" w14:paraId="0000003A">
      <w:pPr>
        <w:ind w:left="708.6614173228347" w:firstLine="850.3937007874015"/>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3B">
      <w:pPr>
        <w:numPr>
          <w:ilvl w:val="0"/>
          <w:numId w:val="11"/>
        </w:numPr>
        <w:ind w:left="1440" w:hanging="360"/>
        <w:jc w:val="both"/>
        <w:rPr>
          <w:rFonts w:ascii="Lexend" w:cs="Lexend" w:eastAsia="Lexend" w:hAnsi="Lexend"/>
          <w:sz w:val="32"/>
          <w:szCs w:val="32"/>
        </w:rPr>
      </w:pPr>
      <w:r w:rsidDel="00000000" w:rsidR="00000000" w:rsidRPr="00000000">
        <w:rPr>
          <w:rFonts w:ascii="Lexend" w:cs="Lexend" w:eastAsia="Lexend" w:hAnsi="Lexend"/>
          <w:sz w:val="32"/>
          <w:szCs w:val="32"/>
          <w:rtl w:val="0"/>
        </w:rPr>
        <w:t xml:space="preserve"> Thực Hành Thả Vật Thể Vào Không Gian 3D</w:t>
      </w:r>
    </w:p>
    <w:p w:rsidR="00000000" w:rsidDel="00000000" w:rsidP="00000000" w:rsidRDefault="00000000" w:rsidRPr="00000000" w14:paraId="0000003C">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Trong giao diện của Scene </w:t>
      </w:r>
      <w:r w:rsidDel="00000000" w:rsidR="00000000" w:rsidRPr="00000000">
        <w:rPr>
          <w:rFonts w:ascii="Lexend" w:cs="Lexend" w:eastAsia="Lexend" w:hAnsi="Lexend"/>
          <w:sz w:val="26"/>
          <w:szCs w:val="26"/>
          <w:rtl w:val="0"/>
        </w:rPr>
        <w:t xml:space="preserve">Tree</w:t>
      </w:r>
      <w:r w:rsidDel="00000000" w:rsidR="00000000" w:rsidRPr="00000000">
        <w:rPr>
          <w:rFonts w:ascii="Lexend" w:cs="Lexend" w:eastAsia="Lexend" w:hAnsi="Lexend"/>
          <w:sz w:val="26"/>
          <w:szCs w:val="26"/>
          <w:rtl w:val="0"/>
        </w:rPr>
        <w:t xml:space="preserve">, các trường dữ liệu được biểu diễn dưới nhiều màu khác nhau ( phụ thuộc vào màu nền của chúng ) nếu như chúng khác với các giá trị mặc định ban đầu. Nối tiếp với bài thực hành vừa rồi, bây giờ chúng ta hãy cùng thực hành đưa vật thể ( khối gỗ ) vào trong thế giới nhé!</w:t>
      </w:r>
    </w:p>
    <w:p w:rsidR="00000000" w:rsidDel="00000000" w:rsidP="00000000" w:rsidRDefault="00000000" w:rsidRPr="00000000" w14:paraId="0000003D">
      <w:pPr>
        <w:ind w:left="708.6614173228347" w:firstLine="11.338582677165334"/>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w:t>
      </w:r>
      <w:r w:rsidDel="00000000" w:rsidR="00000000" w:rsidRPr="00000000">
        <w:rPr>
          <w:rFonts w:ascii="Lexend" w:cs="Lexend" w:eastAsia="Lexend" w:hAnsi="Lexend"/>
          <w:b w:val="1"/>
          <w:bCs w:val="1"/>
          <w:sz w:val="26"/>
          <w:szCs w:val="26"/>
          <w:rtl w:val="0"/>
        </w:rPr>
        <w:t xml:space="preserve"> 1: Thêm vật thể</w:t>
        <w:br w:type="textWrapping"/>
        <w:t xml:space="preserve">+ </w:t>
      </w:r>
      <w:r w:rsidDel="00000000" w:rsidR="00000000" w:rsidRPr="00000000">
        <w:rPr>
          <w:rFonts w:ascii="Lexend" w:cs="Lexend" w:eastAsia="Lexend" w:hAnsi="Lexend"/>
          <w:sz w:val="26"/>
          <w:szCs w:val="26"/>
          <w:rtl w:val="0"/>
        </w:rPr>
        <w:t xml:space="preserve">Nhấp đúp chuột vào </w:t>
      </w:r>
      <w:r w:rsidDel="00000000" w:rsidR="00000000" w:rsidRPr="00000000">
        <w:rPr>
          <w:rFonts w:ascii="Lexend" w:cs="Lexend" w:eastAsia="Lexend" w:hAnsi="Lexend"/>
          <w:b w:val="1"/>
          <w:bCs w:val="1"/>
          <w:sz w:val="26"/>
          <w:szCs w:val="26"/>
          <w:rtl w:val="0"/>
        </w:rPr>
        <w:t xml:space="preserve">RectangleArena</w:t>
      </w:r>
      <w:r w:rsidDel="00000000" w:rsidR="00000000" w:rsidRPr="00000000">
        <w:rPr>
          <w:rFonts w:ascii="Lexend" w:cs="Lexend" w:eastAsia="Lexend" w:hAnsi="Lexend"/>
          <w:sz w:val="26"/>
          <w:szCs w:val="26"/>
          <w:rtl w:val="0"/>
        </w:rPr>
        <w:t xml:space="preserve"> trong Scene Tree để đóng nó lại và chọn nó.</w:t>
        <w:br w:type="textWrapping"/>
        <w:t xml:space="preserve">+ Nhấn vào nút </w:t>
      </w:r>
      <w:r w:rsidDel="00000000" w:rsidR="00000000" w:rsidRPr="00000000">
        <w:rPr>
          <w:rFonts w:ascii="Lexend" w:cs="Lexend" w:eastAsia="Lexend" w:hAnsi="Lexend"/>
          <w:b w:val="1"/>
          <w:bCs w:val="1"/>
          <w:sz w:val="26"/>
          <w:szCs w:val="26"/>
          <w:rtl w:val="0"/>
        </w:rPr>
        <w:t xml:space="preserve">Add</w:t>
      </w:r>
      <w:r w:rsidDel="00000000" w:rsidR="00000000" w:rsidRPr="00000000">
        <w:rPr>
          <w:rFonts w:ascii="Lexend" w:cs="Lexend" w:eastAsia="Lexend" w:hAnsi="Lexend"/>
          <w:sz w:val="26"/>
          <w:szCs w:val="26"/>
          <w:rtl w:val="0"/>
        </w:rPr>
        <w:t xml:space="preserve"> (biểu tượng dấu cộng) ở phía trên cùng của cửa sổ Scene Tree.</w:t>
        <w:br w:type="textWrapping"/>
        <w:t xml:space="preserve">+ Trong hộp thoại vừa mở, chọn theo đường dẫn: </w:t>
      </w:r>
      <w:r w:rsidDel="00000000" w:rsidR="00000000" w:rsidRPr="00000000">
        <w:rPr>
          <w:rFonts w:ascii="Lexend" w:cs="Lexend" w:eastAsia="Lexend" w:hAnsi="Lexend"/>
          <w:color w:val="188038"/>
          <w:sz w:val="26"/>
          <w:szCs w:val="26"/>
          <w:rtl w:val="0"/>
        </w:rPr>
        <w:t xml:space="preserve">PROTO nodes (Webots Projects) / objects / factory / containers / </w:t>
      </w:r>
      <w:r w:rsidDel="00000000" w:rsidR="00000000" w:rsidRPr="00000000">
        <w:rPr>
          <w:rFonts w:ascii="Lexend" w:cs="Lexend" w:eastAsia="Lexend" w:hAnsi="Lexend"/>
          <w:color w:val="188038"/>
          <w:sz w:val="26"/>
          <w:szCs w:val="26"/>
          <w:rtl w:val="0"/>
        </w:rPr>
        <w:t xml:space="preserve">WoodenBox</w:t>
      </w:r>
      <w:r w:rsidDel="00000000" w:rsidR="00000000" w:rsidRPr="00000000">
        <w:rPr>
          <w:rFonts w:ascii="Lexend" w:cs="Lexend" w:eastAsia="Lexend" w:hAnsi="Lexend"/>
          <w:color w:val="188038"/>
          <w:sz w:val="26"/>
          <w:szCs w:val="26"/>
          <w:rtl w:val="0"/>
        </w:rPr>
        <w:t xml:space="preserve">(Solid)</w:t>
      </w:r>
      <w:r w:rsidDel="00000000" w:rsidR="00000000" w:rsidRPr="00000000">
        <w:rPr>
          <w:rFonts w:ascii="Lexend" w:cs="Lexend" w:eastAsia="Lexend" w:hAnsi="Lexend"/>
          <w:sz w:val="26"/>
          <w:szCs w:val="26"/>
          <w:rtl w:val="0"/>
        </w:rPr>
        <w:t xml:space="preserve">. Một chiếc thùng gỗ lớn sẽ xuất hiện ở giữa đấu trường.</w:t>
      </w:r>
    </w:p>
    <w:p w:rsidR="00000000" w:rsidDel="00000000" w:rsidP="00000000" w:rsidRDefault="00000000" w:rsidRPr="00000000" w14:paraId="0000003E">
      <w:pPr>
        <w:ind w:left="2148.6614173228345" w:firstLine="11.338582677165334"/>
        <w:rPr>
          <w:rFonts w:ascii="Lexend" w:cs="Lexend" w:eastAsia="Lexend" w:hAnsi="Lexend"/>
          <w:sz w:val="26"/>
          <w:szCs w:val="26"/>
        </w:rPr>
      </w:pPr>
      <w:r w:rsidDel="00000000" w:rsidR="00000000" w:rsidRPr="00000000">
        <w:rPr>
          <w:rFonts w:ascii="Lexend" w:cs="Lexend" w:eastAsia="Lexend" w:hAnsi="Lexend"/>
          <w:sz w:val="26"/>
          <w:szCs w:val="26"/>
        </w:rPr>
        <w:drawing>
          <wp:inline distB="114300" distT="114300" distL="114300" distR="114300">
            <wp:extent cx="3709988" cy="1971675"/>
            <wp:effectExtent b="0" l="0" r="0" t="0"/>
            <wp:docPr id="4"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709988" cy="1971675"/>
                    </a:xfrm>
                    <a:prstGeom prst="rect"/>
                    <a:ln/>
                  </pic:spPr>
                </pic:pic>
              </a:graphicData>
            </a:graphic>
          </wp:inline>
        </w:drawing>
      </w:r>
      <w:r w:rsidDel="00000000" w:rsidR="00000000" w:rsidRPr="00000000">
        <w:rPr>
          <w:rFonts w:ascii="Lexend" w:cs="Lexend" w:eastAsia="Lexend" w:hAnsi="Lexend"/>
          <w:sz w:val="26"/>
          <w:szCs w:val="26"/>
          <w:rtl w:val="0"/>
        </w:rPr>
        <w:br w:type="textWrapping"/>
      </w:r>
      <w:r w:rsidDel="00000000" w:rsidR="00000000" w:rsidRPr="00000000">
        <w:rPr>
          <w:rFonts w:ascii="Lexend" w:cs="Lexend" w:eastAsia="Lexend" w:hAnsi="Lexend"/>
          <w:i w:val="1"/>
          <w:iCs w:val="1"/>
          <w:sz w:val="26"/>
          <w:szCs w:val="26"/>
          <w:rtl w:val="0"/>
        </w:rPr>
        <w:t xml:space="preserve">Hình minh họa khi thả woodenbox thành công</w:t>
      </w:r>
      <w:r w:rsidDel="00000000" w:rsidR="00000000" w:rsidRPr="00000000">
        <w:rPr>
          <w:rFonts w:ascii="Lexend" w:cs="Lexend" w:eastAsia="Lexend" w:hAnsi="Lexend"/>
          <w:sz w:val="26"/>
          <w:szCs w:val="26"/>
          <w:rtl w:val="0"/>
        </w:rPr>
        <w:t xml:space="preserve"> </w:t>
      </w:r>
    </w:p>
    <w:p w:rsidR="00000000" w:rsidDel="00000000" w:rsidP="00000000" w:rsidRDefault="00000000" w:rsidRPr="00000000" w14:paraId="0000003F">
      <w:pPr>
        <w:ind w:left="2148.6614173228345" w:firstLine="11.338582677165334"/>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0">
      <w:pPr>
        <w:ind w:left="2148.6614173228345" w:firstLine="11.338582677165334"/>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1">
      <w:pPr>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Tips: </w:t>
      </w:r>
    </w:p>
    <w:p w:rsidR="00000000" w:rsidDel="00000000" w:rsidP="00000000" w:rsidRDefault="00000000" w:rsidRPr="00000000" w14:paraId="00000042">
      <w:pPr>
        <w:ind w:left="0" w:firstLine="0"/>
        <w:rPr>
          <w:rFonts w:ascii="Lexend" w:cs="Lexend" w:eastAsia="Lexend" w:hAnsi="Lexend"/>
          <w:sz w:val="26"/>
          <w:szCs w:val="26"/>
        </w:rPr>
      </w:pPr>
      <w:r w:rsidDel="00000000" w:rsidR="00000000" w:rsidRPr="00000000">
        <w:rPr>
          <w:rFonts w:ascii="Lexend" w:cs="Lexend" w:eastAsia="Lexend" w:hAnsi="Lexend"/>
          <w:sz w:val="26"/>
          <w:szCs w:val="26"/>
          <w:rtl w:val="0"/>
        </w:rPr>
        <w:t xml:space="preserve">Các em có thể tìm gõ WoodenBox cũng đươc nhé</w:t>
      </w:r>
    </w:p>
    <w:p w:rsidR="00000000" w:rsidDel="00000000" w:rsidP="00000000" w:rsidRDefault="00000000" w:rsidRPr="00000000" w14:paraId="00000043">
      <w:pPr>
        <w:ind w:left="708.6614173228347" w:firstLine="11.338582677165334"/>
        <w:jc w:val="both"/>
        <w:rPr>
          <w:rFonts w:ascii="Lexend" w:cs="Lexend" w:eastAsia="Lexend" w:hAnsi="Lexend"/>
          <w:sz w:val="26"/>
          <w:szCs w:val="26"/>
        </w:rPr>
      </w:pPr>
      <w:r w:rsidDel="00000000" w:rsidR="00000000" w:rsidRPr="00000000">
        <w:rPr>
          <w:rFonts w:ascii="Lexend" w:cs="Lexend" w:eastAsia="Lexend" w:hAnsi="Lexend"/>
          <w:sz w:val="26"/>
          <w:szCs w:val="26"/>
          <w:highlight w:val="yellow"/>
        </w:rPr>
        <w:drawing>
          <wp:inline distB="114300" distT="114300" distL="114300" distR="114300">
            <wp:extent cx="5731200" cy="3784600"/>
            <wp:effectExtent b="0" l="0" r="0" t="0"/>
            <wp:docPr id="1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45">
      <w:pPr>
        <w:spacing w:after="240" w:before="240" w:lineRule="auto"/>
        <w:ind w:left="708.6614173228347" w:firstLine="0"/>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 2: Chỉnh kích thước và vị trí</w:t>
        <w:br w:type="textWrapping"/>
        <w:t xml:space="preserve">+ </w:t>
      </w:r>
      <w:r w:rsidDel="00000000" w:rsidR="00000000" w:rsidRPr="00000000">
        <w:rPr>
          <w:rFonts w:ascii="Lexend" w:cs="Lexend" w:eastAsia="Lexend" w:hAnsi="Lexend"/>
          <w:sz w:val="26"/>
          <w:szCs w:val="26"/>
          <w:rtl w:val="0"/>
        </w:rPr>
        <w:t xml:space="preserve">Nhấp đúp vào </w:t>
      </w:r>
      <w:r w:rsidDel="00000000" w:rsidR="00000000" w:rsidRPr="00000000">
        <w:rPr>
          <w:rFonts w:ascii="Lexend" w:cs="Lexend" w:eastAsia="Lexend" w:hAnsi="Lexend"/>
          <w:b w:val="1"/>
          <w:bCs w:val="1"/>
          <w:sz w:val="26"/>
          <w:szCs w:val="26"/>
          <w:rtl w:val="0"/>
        </w:rPr>
        <w:t xml:space="preserve">WoodenBox</w:t>
      </w:r>
      <w:r w:rsidDel="00000000" w:rsidR="00000000" w:rsidRPr="00000000">
        <w:rPr>
          <w:rFonts w:ascii="Lexend" w:cs="Lexend" w:eastAsia="Lexend" w:hAnsi="Lexend"/>
          <w:sz w:val="26"/>
          <w:szCs w:val="26"/>
          <w:rtl w:val="0"/>
        </w:rPr>
        <w:t xml:space="preserve"> trong Scene Tree để mở các trường dữ liệu của nó.</w:t>
        <w:br w:type="textWrapping"/>
        <w:t xml:space="preserve">+ Thay đổi </w:t>
      </w:r>
      <w:r w:rsidDel="00000000" w:rsidR="00000000" w:rsidRPr="00000000">
        <w:rPr>
          <w:rFonts w:ascii="Lexend" w:cs="Lexend" w:eastAsia="Lexend" w:hAnsi="Lexend"/>
          <w:b w:val="1"/>
          <w:bCs w:val="1"/>
          <w:sz w:val="26"/>
          <w:szCs w:val="26"/>
          <w:rtl w:val="0"/>
        </w:rPr>
        <w:t xml:space="preserve">size</w:t>
      </w:r>
      <w:r w:rsidDel="00000000" w:rsidR="00000000" w:rsidRPr="00000000">
        <w:rPr>
          <w:rFonts w:ascii="Lexend" w:cs="Lexend" w:eastAsia="Lexend" w:hAnsi="Lexend"/>
          <w:sz w:val="26"/>
          <w:szCs w:val="26"/>
          <w:rtl w:val="0"/>
        </w:rPr>
        <w:t xml:space="preserve"> (kích thước) thành </w:t>
      </w:r>
      <w:r w:rsidDel="00000000" w:rsidR="00000000" w:rsidRPr="00000000">
        <w:rPr>
          <w:rFonts w:ascii="Lexend" w:cs="Lexend" w:eastAsia="Lexend" w:hAnsi="Lexend"/>
          <w:color w:val="188038"/>
          <w:sz w:val="26"/>
          <w:szCs w:val="26"/>
          <w:rtl w:val="0"/>
        </w:rPr>
        <w:t xml:space="preserve">0.1 0.1 0.1</w:t>
      </w:r>
      <w:r w:rsidDel="00000000" w:rsidR="00000000" w:rsidRPr="00000000">
        <w:rPr>
          <w:rFonts w:ascii="Lexend" w:cs="Lexend" w:eastAsia="Lexend" w:hAnsi="Lexend"/>
          <w:sz w:val="26"/>
          <w:szCs w:val="26"/>
          <w:rtl w:val="0"/>
        </w:rPr>
        <w:t xml:space="preserve"> (thay vì 0.6 0.6 0.6).</w:t>
        <w:br w:type="textWrapping"/>
        <w:t xml:space="preserve">+ Thay đổi </w:t>
      </w:r>
      <w:r w:rsidDel="00000000" w:rsidR="00000000" w:rsidRPr="00000000">
        <w:rPr>
          <w:rFonts w:ascii="Lexend" w:cs="Lexend" w:eastAsia="Lexend" w:hAnsi="Lexend"/>
          <w:b w:val="1"/>
          <w:bCs w:val="1"/>
          <w:sz w:val="26"/>
          <w:szCs w:val="26"/>
          <w:rtl w:val="0"/>
        </w:rPr>
        <w:t xml:space="preserve">translation</w:t>
      </w:r>
      <w:r w:rsidDel="00000000" w:rsidR="00000000" w:rsidRPr="00000000">
        <w:rPr>
          <w:rFonts w:ascii="Lexend" w:cs="Lexend" w:eastAsia="Lexend" w:hAnsi="Lexend"/>
          <w:sz w:val="26"/>
          <w:szCs w:val="26"/>
          <w:rtl w:val="0"/>
        </w:rPr>
        <w:t xml:space="preserve"> (vị trí) thành </w:t>
      </w:r>
      <w:r w:rsidDel="00000000" w:rsidR="00000000" w:rsidRPr="00000000">
        <w:rPr>
          <w:rFonts w:ascii="Lexend" w:cs="Lexend" w:eastAsia="Lexend" w:hAnsi="Lexend"/>
          <w:color w:val="188038"/>
          <w:sz w:val="26"/>
          <w:szCs w:val="26"/>
          <w:rtl w:val="0"/>
        </w:rPr>
        <w:t xml:space="preserve">0 0 0.05</w:t>
      </w:r>
      <w:r w:rsidDel="00000000" w:rsidR="00000000" w:rsidRPr="00000000">
        <w:rPr>
          <w:rFonts w:ascii="Lexend" w:cs="Lexend" w:eastAsia="Lexend" w:hAnsi="Lexend"/>
          <w:sz w:val="26"/>
          <w:szCs w:val="26"/>
          <w:rtl w:val="0"/>
        </w:rPr>
        <w:t xml:space="preserve"> (thay vì 0 0 0.3). Ngoài ra, bạn có thể dùng mũi tên màu xanh dương xuất hiện trong cửa sổ 3D để điều chỉnh giá trị </w:t>
      </w:r>
      <w:r w:rsidDel="00000000" w:rsidR="00000000" w:rsidRPr="00000000">
        <w:rPr>
          <w:rFonts w:ascii="Lexend" w:cs="Lexend" w:eastAsia="Lexend" w:hAnsi="Lexend"/>
          <w:color w:val="188038"/>
          <w:sz w:val="26"/>
          <w:szCs w:val="26"/>
          <w:rtl w:val="0"/>
        </w:rPr>
        <w:t xml:space="preserve">translation.z</w:t>
      </w:r>
      <w:r w:rsidDel="00000000" w:rsidR="00000000" w:rsidRPr="00000000">
        <w:rPr>
          <w:rFonts w:ascii="Lexend" w:cs="Lexend" w:eastAsia="Lexend" w:hAnsi="Lexend"/>
          <w:sz w:val="26"/>
          <w:szCs w:val="26"/>
          <w:rtl w:val="0"/>
        </w:rPr>
        <w:t xml:space="preserve">.</w:t>
      </w:r>
      <w:r w:rsidDel="00000000" w:rsidR="00000000" w:rsidRPr="00000000">
        <w:rPr>
          <w:rFonts w:ascii="Lexend" w:cs="Lexend" w:eastAsia="Lexend" w:hAnsi="Lexend"/>
          <w:sz w:val="26"/>
          <w:szCs w:val="26"/>
          <w:rtl w:val="0"/>
        </w:rPr>
        <w:br w:type="textWrapping"/>
      </w:r>
      <w:r w:rsidDel="00000000" w:rsidR="00000000" w:rsidRPr="00000000">
        <w:rPr>
          <w:rFonts w:ascii="Lexend" w:cs="Lexend" w:eastAsia="Lexend" w:hAnsi="Lexend"/>
          <w:b w:val="1"/>
          <w:bCs w:val="1"/>
          <w:sz w:val="26"/>
          <w:szCs w:val="26"/>
          <w:rtl w:val="0"/>
        </w:rPr>
        <w:t xml:space="preserve">Bước 3: Di chuyển và Sao chép</w:t>
        <w:br w:type="textWrapping"/>
      </w:r>
      <w:r w:rsidDel="00000000" w:rsidR="00000000" w:rsidRPr="00000000">
        <w:rPr>
          <w:rFonts w:ascii="Lexend" w:cs="Lexend" w:eastAsia="Lexend" w:hAnsi="Lexend"/>
          <w:sz w:val="26"/>
          <w:szCs w:val="26"/>
          <w:rtl w:val="0"/>
        </w:rPr>
        <w:t xml:space="preserve">+</w:t>
      </w:r>
      <w:r w:rsidDel="00000000" w:rsidR="00000000" w:rsidRPr="00000000">
        <w:rPr>
          <w:rFonts w:ascii="Lexend" w:cs="Lexend" w:eastAsia="Lexend" w:hAnsi="Lexend"/>
          <w:b w:val="1"/>
          <w:bCs w:val="1"/>
          <w:sz w:val="26"/>
          <w:szCs w:val="26"/>
          <w:rtl w:val="0"/>
        </w:rPr>
        <w:t xml:space="preserve"> </w:t>
      </w:r>
      <w:r w:rsidDel="00000000" w:rsidR="00000000" w:rsidRPr="00000000">
        <w:rPr>
          <w:rFonts w:ascii="Lexend" w:cs="Lexend" w:eastAsia="Lexend" w:hAnsi="Lexend"/>
          <w:sz w:val="26"/>
          <w:szCs w:val="26"/>
          <w:rtl w:val="0"/>
        </w:rPr>
        <w:t xml:space="preserve">Nhấn giữ </w:t>
      </w:r>
      <w:r w:rsidDel="00000000" w:rsidR="00000000" w:rsidRPr="00000000">
        <w:rPr>
          <w:rFonts w:ascii="Lexend" w:cs="Lexend" w:eastAsia="Lexend" w:hAnsi="Lexend"/>
          <w:b w:val="1"/>
          <w:bCs w:val="1"/>
          <w:sz w:val="26"/>
          <w:szCs w:val="26"/>
          <w:rtl w:val="0"/>
        </w:rPr>
        <w:t xml:space="preserve">Shift + chuột trái</w:t>
      </w:r>
      <w:r w:rsidDel="00000000" w:rsidR="00000000" w:rsidRPr="00000000">
        <w:rPr>
          <w:rFonts w:ascii="Lexend" w:cs="Lexend" w:eastAsia="Lexend" w:hAnsi="Lexend"/>
          <w:sz w:val="26"/>
          <w:szCs w:val="26"/>
          <w:rtl w:val="0"/>
        </w:rPr>
        <w:t xml:space="preserve"> và kéo chiếc thùng trong cửa sổ 3D để đưa nó vào một góc của đấu trường.</w:t>
        <w:br w:type="textWrapping"/>
        <w:t xml:space="preserve">+ Chọn chiếc thùng và nhấn </w:t>
      </w:r>
      <w:r w:rsidDel="00000000" w:rsidR="00000000" w:rsidRPr="00000000">
        <w:rPr>
          <w:rFonts w:ascii="Lexend" w:cs="Lexend" w:eastAsia="Lexend" w:hAnsi="Lexend"/>
          <w:b w:val="1"/>
          <w:bCs w:val="1"/>
          <w:sz w:val="26"/>
          <w:szCs w:val="26"/>
          <w:rtl w:val="0"/>
        </w:rPr>
        <w:t xml:space="preserve">Ctrl+C, Ctrl+V</w:t>
      </w:r>
      <w:r w:rsidDel="00000000" w:rsidR="00000000" w:rsidRPr="00000000">
        <w:rPr>
          <w:rFonts w:ascii="Lexend" w:cs="Lexend" w:eastAsia="Lexend" w:hAnsi="Lexend"/>
          <w:sz w:val="26"/>
          <w:szCs w:val="26"/>
          <w:rtl w:val="0"/>
        </w:rPr>
        <w:t xml:space="preserve"> (Windows/Linux) hoặc </w:t>
      </w:r>
      <w:r w:rsidDel="00000000" w:rsidR="00000000" w:rsidRPr="00000000">
        <w:rPr>
          <w:rFonts w:ascii="Lexend" w:cs="Lexend" w:eastAsia="Lexend" w:hAnsi="Lexend"/>
          <w:b w:val="1"/>
          <w:bCs w:val="1"/>
          <w:sz w:val="26"/>
          <w:szCs w:val="26"/>
          <w:rtl w:val="0"/>
        </w:rPr>
        <w:t xml:space="preserve">⌘+C, ⌘+V</w:t>
      </w:r>
      <w:r w:rsidDel="00000000" w:rsidR="00000000" w:rsidRPr="00000000">
        <w:rPr>
          <w:rFonts w:ascii="Lexend" w:cs="Lexend" w:eastAsia="Lexend" w:hAnsi="Lexend"/>
          <w:sz w:val="26"/>
          <w:szCs w:val="26"/>
          <w:rtl w:val="0"/>
        </w:rPr>
        <w:t xml:space="preserve"> (macOS) để sao chép và dán. Sau đó, nhấn giữ Shift và kéo chiếc thùng mới sang vị trí khác. Hãy tạo chiếc thùng thứ hai theo cách tương tự.</w:t>
      </w:r>
    </w:p>
    <w:p w:rsidR="00000000" w:rsidDel="00000000" w:rsidP="00000000" w:rsidRDefault="00000000" w:rsidRPr="00000000" w14:paraId="00000046">
      <w:pPr>
        <w:spacing w:after="240" w:before="240" w:lineRule="auto"/>
        <w:ind w:left="2148.6614173228345" w:firstLine="11.338582677165334"/>
        <w:jc w:val="both"/>
        <w:rPr>
          <w:rFonts w:ascii="Lexend" w:cs="Lexend" w:eastAsia="Lexend" w:hAnsi="Lexend"/>
          <w:sz w:val="26"/>
          <w:szCs w:val="26"/>
        </w:rPr>
      </w:pPr>
      <w:r w:rsidDel="00000000" w:rsidR="00000000" w:rsidRPr="00000000">
        <w:rPr>
          <w:rFonts w:ascii="Lexend" w:cs="Lexend" w:eastAsia="Lexend" w:hAnsi="Lexend"/>
          <w:sz w:val="26"/>
          <w:szCs w:val="26"/>
        </w:rPr>
        <w:drawing>
          <wp:inline distB="114300" distT="114300" distL="114300" distR="114300">
            <wp:extent cx="2890838" cy="1863829"/>
            <wp:effectExtent b="0" l="0" r="0" t="0"/>
            <wp:docPr id="15"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890838" cy="1863829"/>
                    </a:xfrm>
                    <a:prstGeom prst="rect"/>
                    <a:ln/>
                  </pic:spPr>
                </pic:pic>
              </a:graphicData>
            </a:graphic>
          </wp:inline>
        </w:drawing>
      </w:r>
      <w:r w:rsidDel="00000000" w:rsidR="00000000" w:rsidRPr="00000000">
        <w:rPr>
          <w:rFonts w:ascii="Lexend" w:cs="Lexend" w:eastAsia="Lexend" w:hAnsi="Lexend"/>
          <w:sz w:val="26"/>
          <w:szCs w:val="26"/>
          <w:rtl w:val="0"/>
        </w:rPr>
        <w:br w:type="textWrapping"/>
        <w:tab/>
        <w:tab/>
      </w:r>
      <w:r w:rsidDel="00000000" w:rsidR="00000000" w:rsidRPr="00000000">
        <w:rPr>
          <w:rFonts w:ascii="Lexend" w:cs="Lexend" w:eastAsia="Lexend" w:hAnsi="Lexend"/>
          <w:i w:val="1"/>
          <w:iCs w:val="1"/>
          <w:sz w:val="26"/>
          <w:szCs w:val="26"/>
          <w:rtl w:val="0"/>
        </w:rPr>
        <w:tab/>
        <w:t xml:space="preserve">Hình minh họa</w:t>
      </w:r>
      <w:r w:rsidDel="00000000" w:rsidR="00000000" w:rsidRPr="00000000">
        <w:rPr>
          <w:rFonts w:ascii="Lexend" w:cs="Lexend" w:eastAsia="Lexend" w:hAnsi="Lexend"/>
          <w:sz w:val="26"/>
          <w:szCs w:val="26"/>
          <w:rtl w:val="0"/>
        </w:rPr>
        <w:br w:type="textWrapping"/>
      </w:r>
    </w:p>
    <w:p w:rsidR="00000000" w:rsidDel="00000000" w:rsidP="00000000" w:rsidRDefault="00000000" w:rsidRPr="00000000" w14:paraId="00000047">
      <w:pPr>
        <w:spacing w:after="240" w:before="240" w:lineRule="auto"/>
        <w:ind w:left="708.6614173228347" w:firstLine="0"/>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 4: Sắp xếp và Xoay</w:t>
        <w:br w:type="textWrapping"/>
        <w:t xml:space="preserve">+ </w:t>
      </w:r>
      <w:r w:rsidDel="00000000" w:rsidR="00000000" w:rsidRPr="00000000">
        <w:rPr>
          <w:rFonts w:ascii="Lexend" w:cs="Lexend" w:eastAsia="Lexend" w:hAnsi="Lexend"/>
          <w:sz w:val="26"/>
          <w:szCs w:val="26"/>
          <w:rtl w:val="0"/>
        </w:rPr>
        <w:t xml:space="preserve">Di chuyển các thùng sao cho không có chiếc nào nằm ở giữa đấu trường.</w:t>
        <w:br w:type="textWrapping"/>
        <w:t xml:space="preserve">+ Bạn có thể dùng các mũi tên xoay màu xanh dương để xoay thùng quanh trục thẳng đứng. Cách khác là nhấn giữ </w:t>
      </w:r>
      <w:r w:rsidDel="00000000" w:rsidR="00000000" w:rsidRPr="00000000">
        <w:rPr>
          <w:rFonts w:ascii="Lexend" w:cs="Lexend" w:eastAsia="Lexend" w:hAnsi="Lexend"/>
          <w:b w:val="1"/>
          <w:bCs w:val="1"/>
          <w:sz w:val="26"/>
          <w:szCs w:val="26"/>
          <w:rtl w:val="0"/>
        </w:rPr>
        <w:t xml:space="preserve">Shift + chuột phải</w:t>
      </w:r>
      <w:r w:rsidDel="00000000" w:rsidR="00000000" w:rsidRPr="00000000">
        <w:rPr>
          <w:rFonts w:ascii="Lexend" w:cs="Lexend" w:eastAsia="Lexend" w:hAnsi="Lexend"/>
          <w:sz w:val="26"/>
          <w:szCs w:val="26"/>
          <w:rtl w:val="0"/>
        </w:rPr>
        <w:t xml:space="preserve"> và kéo chuột, hoặc thay đổi thông số góc (angle) trong trường </w:t>
      </w:r>
      <w:r w:rsidDel="00000000" w:rsidR="00000000" w:rsidRPr="00000000">
        <w:rPr>
          <w:rFonts w:ascii="Lexend" w:cs="Lexend" w:eastAsia="Lexend" w:hAnsi="Lexend"/>
          <w:b w:val="1"/>
          <w:bCs w:val="1"/>
          <w:sz w:val="26"/>
          <w:szCs w:val="26"/>
          <w:rtl w:val="0"/>
        </w:rPr>
        <w:t xml:space="preserve">rotation</w:t>
      </w:r>
      <w:r w:rsidDel="00000000" w:rsidR="00000000" w:rsidRPr="00000000">
        <w:rPr>
          <w:rFonts w:ascii="Lexend" w:cs="Lexend" w:eastAsia="Lexend" w:hAnsi="Lexend"/>
          <w:sz w:val="26"/>
          <w:szCs w:val="26"/>
          <w:rtl w:val="0"/>
        </w:rPr>
        <w:t xml:space="preserve"> của các nút </w:t>
      </w:r>
      <w:r w:rsidDel="00000000" w:rsidR="00000000" w:rsidRPr="00000000">
        <w:rPr>
          <w:rFonts w:ascii="Lexend" w:cs="Lexend" w:eastAsia="Lexend" w:hAnsi="Lexend"/>
          <w:color w:val="188038"/>
          <w:sz w:val="26"/>
          <w:szCs w:val="26"/>
          <w:rtl w:val="0"/>
        </w:rPr>
        <w:t xml:space="preserve">WoodenBox</w:t>
      </w:r>
      <w:r w:rsidDel="00000000" w:rsidR="00000000" w:rsidRPr="00000000">
        <w:rPr>
          <w:rFonts w:ascii="Lexend" w:cs="Lexend" w:eastAsia="Lexend" w:hAnsi="Lexend"/>
          <w:sz w:val="26"/>
          <w:szCs w:val="26"/>
          <w:rtl w:val="0"/>
        </w:rPr>
        <w:t xml:space="preserve"> trong Scene Tree.</w:t>
      </w:r>
    </w:p>
    <w:p w:rsidR="00000000" w:rsidDel="00000000" w:rsidP="00000000" w:rsidRDefault="00000000" w:rsidRPr="00000000" w14:paraId="00000048">
      <w:pPr>
        <w:spacing w:after="240" w:before="240" w:lineRule="auto"/>
        <w:ind w:left="708.6614173228347" w:firstLine="0"/>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 5: Lưu lại</w:t>
        <w:br w:type="textWrapping"/>
        <w:t xml:space="preserve">+ </w:t>
      </w:r>
      <w:r w:rsidDel="00000000" w:rsidR="00000000" w:rsidRPr="00000000">
        <w:rPr>
          <w:rFonts w:ascii="Lexend" w:cs="Lexend" w:eastAsia="Lexend" w:hAnsi="Lexend"/>
          <w:sz w:val="26"/>
          <w:szCs w:val="26"/>
          <w:rtl w:val="0"/>
        </w:rPr>
        <w:t xml:space="preserve">Khi đã hài lòng với kết quả, hãy nhấn nút </w:t>
      </w:r>
      <w:r w:rsidDel="00000000" w:rsidR="00000000" w:rsidRPr="00000000">
        <w:rPr>
          <w:rFonts w:ascii="Lexend" w:cs="Lexend" w:eastAsia="Lexend" w:hAnsi="Lexend"/>
          <w:b w:val="1"/>
          <w:bCs w:val="1"/>
          <w:sz w:val="26"/>
          <w:szCs w:val="26"/>
          <w:rtl w:val="0"/>
        </w:rPr>
        <w:t xml:space="preserve">Save</w:t>
      </w:r>
      <w:r w:rsidDel="00000000" w:rsidR="00000000" w:rsidRPr="00000000">
        <w:rPr>
          <w:rFonts w:ascii="Lexend" w:cs="Lexend" w:eastAsia="Lexend" w:hAnsi="Lexend"/>
          <w:sz w:val="26"/>
          <w:szCs w:val="26"/>
          <w:rtl w:val="0"/>
        </w:rPr>
        <w:t xml:space="preserve"> để lưu lại thế giới mô phỏng của bạn.</w:t>
      </w:r>
    </w:p>
    <w:p w:rsidR="00000000" w:rsidDel="00000000" w:rsidP="00000000" w:rsidRDefault="00000000" w:rsidRPr="00000000" w14:paraId="00000049">
      <w:pPr>
        <w:spacing w:after="240" w:before="240" w:line="240" w:lineRule="auto"/>
        <w:ind w:left="708.6614173228347" w:hanging="283.46456692913375"/>
        <w:jc w:val="both"/>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II. Thêm Robot E-puck vào dự án của bạn</w:t>
      </w:r>
    </w:p>
    <w:p w:rsidR="00000000" w:rsidDel="00000000" w:rsidP="00000000" w:rsidRDefault="00000000" w:rsidRPr="00000000" w14:paraId="0000004A">
      <w:pPr>
        <w:numPr>
          <w:ilvl w:val="0"/>
          <w:numId w:val="14"/>
        </w:numPr>
        <w:spacing w:after="240" w:before="240" w:line="240" w:lineRule="auto"/>
        <w:ind w:left="1133.858267716535" w:hanging="270"/>
        <w:jc w:val="both"/>
        <w:rPr>
          <w:rFonts w:ascii="Lexend" w:cs="Lexend" w:eastAsia="Lexend" w:hAnsi="Lexend"/>
          <w:u w:val="none"/>
        </w:rPr>
      </w:pPr>
      <w:r w:rsidDel="00000000" w:rsidR="00000000" w:rsidRPr="00000000">
        <w:rPr>
          <w:rFonts w:ascii="Lexend" w:cs="Lexend" w:eastAsia="Lexend" w:hAnsi="Lexend"/>
          <w:sz w:val="32"/>
          <w:szCs w:val="32"/>
          <w:rtl w:val="0"/>
        </w:rPr>
        <w:t xml:space="preserve">Giới thiệu về E-puck Robot</w:t>
      </w:r>
    </w:p>
    <w:p w:rsidR="00000000" w:rsidDel="00000000" w:rsidP="00000000" w:rsidRDefault="00000000" w:rsidRPr="00000000" w14:paraId="0000004B">
      <w:pPr>
        <w:spacing w:after="240" w:before="240" w:lineRule="auto"/>
        <w:ind w:left="720" w:firstLine="555.5905511811022"/>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E-puck</w:t>
      </w:r>
      <w:r w:rsidDel="00000000" w:rsidR="00000000" w:rsidRPr="00000000">
        <w:rPr>
          <w:rFonts w:ascii="Lexend" w:cs="Lexend" w:eastAsia="Lexend" w:hAnsi="Lexend"/>
          <w:sz w:val="26"/>
          <w:szCs w:val="26"/>
          <w:rtl w:val="0"/>
        </w:rPr>
        <w:t xml:space="preserve"> là một robot nhỏ sở hữu hệ thống bánh xe vi sai (differential wheels), 10 đèn LED và nhiều loại cảm biến khác nhau, bao gồm 8 cảm biến khoảng cách (</w:t>
      </w:r>
      <w:r w:rsidDel="00000000" w:rsidR="00000000" w:rsidRPr="00000000">
        <w:rPr>
          <w:rFonts w:ascii="Lexend" w:cs="Lexend" w:eastAsia="Lexend" w:hAnsi="Lexend"/>
          <w:b w:val="1"/>
          <w:bCs w:val="1"/>
          <w:sz w:val="26"/>
          <w:szCs w:val="26"/>
          <w:rtl w:val="0"/>
        </w:rPr>
        <w:t xml:space="preserve">DistanceSensors</w:t>
      </w:r>
      <w:r w:rsidDel="00000000" w:rsidR="00000000" w:rsidRPr="00000000">
        <w:rPr>
          <w:rFonts w:ascii="Lexend" w:cs="Lexend" w:eastAsia="Lexend" w:hAnsi="Lexend"/>
          <w:sz w:val="26"/>
          <w:szCs w:val="26"/>
          <w:rtl w:val="0"/>
        </w:rPr>
        <w:t xml:space="preserve">) và một Camera. Trong bài hướng dẫn này, chúng ta sẽ chỉ tập trung vào việc sử dụng bánh xe của nó. Các tính năng khác sẽ được tìm hiểu trong các bài học kế tiếp.</w:t>
      </w:r>
    </w:p>
    <w:p w:rsidR="00000000" w:rsidDel="00000000" w:rsidP="00000000" w:rsidRDefault="00000000" w:rsidRPr="00000000" w14:paraId="0000004C">
      <w:pPr>
        <w:numPr>
          <w:ilvl w:val="0"/>
          <w:numId w:val="14"/>
        </w:numPr>
        <w:spacing w:after="240" w:before="240" w:lineRule="auto"/>
        <w:ind w:left="1133.858267716535" w:hanging="270"/>
        <w:jc w:val="both"/>
        <w:rPr>
          <w:rFonts w:ascii="Lexend" w:cs="Lexend" w:eastAsia="Lexend" w:hAnsi="Lexend"/>
        </w:rPr>
      </w:pPr>
      <w:r w:rsidDel="00000000" w:rsidR="00000000" w:rsidRPr="00000000">
        <w:rPr>
          <w:rFonts w:ascii="Lexend" w:cs="Lexend" w:eastAsia="Lexend" w:hAnsi="Lexend"/>
          <w:sz w:val="32"/>
          <w:szCs w:val="32"/>
          <w:rtl w:val="0"/>
        </w:rPr>
        <w:t xml:space="preserve">Thêm E-puck Robot vào thế giới</w:t>
      </w:r>
    </w:p>
    <w:p w:rsidR="00000000" w:rsidDel="00000000" w:rsidP="00000000" w:rsidRDefault="00000000" w:rsidRPr="00000000" w14:paraId="0000004D">
      <w:pPr>
        <w:spacing w:after="240" w:before="240" w:lineRule="auto"/>
        <w:ind w:left="708.6614173228347" w:firstLine="566.929133858267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1/ Phần Chuẩn Bị:</w:t>
        <w:br w:type="textWrapping"/>
        <w:tab/>
        <w:tab/>
        <w:t xml:space="preserve">Bây giờ, chúng ta sẽ thêm mô hình e-puck vào thế giới mô phỏng. Hãy đảm bảo thực hiện theo các quy tắc quan trọng sau:</w:t>
        <w:br w:type="textWrapping"/>
        <w:t xml:space="preserve">+ </w:t>
      </w:r>
      <w:r w:rsidDel="00000000" w:rsidR="00000000" w:rsidRPr="00000000">
        <w:rPr>
          <w:rFonts w:ascii="Lexend" w:cs="Lexend" w:eastAsia="Lexend" w:hAnsi="Lexend"/>
          <w:b w:val="1"/>
          <w:bCs w:val="1"/>
          <w:sz w:val="26"/>
          <w:szCs w:val="26"/>
          <w:rtl w:val="0"/>
        </w:rPr>
        <w:t xml:space="preserve">Chuẩn bị trạng thái:</w:t>
      </w:r>
      <w:r w:rsidDel="00000000" w:rsidR="00000000" w:rsidRPr="00000000">
        <w:rPr>
          <w:rFonts w:ascii="Lexend" w:cs="Lexend" w:eastAsia="Lexend" w:hAnsi="Lexend"/>
          <w:sz w:val="26"/>
          <w:szCs w:val="26"/>
          <w:rtl w:val="0"/>
        </w:rPr>
        <w:t xml:space="preserve"> Đảm bảo rằng phiên mô phỏng đang được tạm dừng (</w:t>
      </w:r>
      <w:r w:rsidDel="00000000" w:rsidR="00000000" w:rsidRPr="00000000">
        <w:rPr>
          <w:rFonts w:ascii="Lexend" w:cs="Lexend" w:eastAsia="Lexend" w:hAnsi="Lexend"/>
          <w:b w:val="1"/>
          <w:bCs w:val="1"/>
          <w:sz w:val="26"/>
          <w:szCs w:val="26"/>
          <w:rtl w:val="0"/>
        </w:rPr>
        <w:t xml:space="preserve">pause</w:t>
      </w:r>
      <w:r w:rsidDel="00000000" w:rsidR="00000000" w:rsidRPr="00000000">
        <w:rPr>
          <w:rFonts w:ascii="Lexend" w:cs="Lexend" w:eastAsia="Lexend" w:hAnsi="Lexend"/>
          <w:sz w:val="26"/>
          <w:szCs w:val="26"/>
          <w:rtl w:val="0"/>
        </w:rPr>
        <w:t xml:space="preserve">) và thời gian ảo đã trôi qua là </w:t>
      </w:r>
      <w:r w:rsidDel="00000000" w:rsidR="00000000" w:rsidRPr="00000000">
        <w:rPr>
          <w:rFonts w:ascii="Lexend" w:cs="Lexend" w:eastAsia="Lexend" w:hAnsi="Lexend"/>
          <w:b w:val="1"/>
          <w:bCs w:val="1"/>
          <w:sz w:val="26"/>
          <w:szCs w:val="26"/>
          <w:rtl w:val="0"/>
        </w:rPr>
        <w:t xml:space="preserve">0</w:t>
      </w:r>
      <w:r w:rsidDel="00000000" w:rsidR="00000000" w:rsidRPr="00000000">
        <w:rPr>
          <w:rFonts w:ascii="Lexend" w:cs="Lexend" w:eastAsia="Lexend" w:hAnsi="Lexend"/>
          <w:sz w:val="26"/>
          <w:szCs w:val="26"/>
          <w:rtl w:val="0"/>
        </w:rPr>
        <w:t xml:space="preserve">. Nếu không phải vậy, hãy nhấn nút </w:t>
      </w:r>
      <w:r w:rsidDel="00000000" w:rsidR="00000000" w:rsidRPr="00000000">
        <w:rPr>
          <w:rFonts w:ascii="Lexend" w:cs="Lexend" w:eastAsia="Lexend" w:hAnsi="Lexend"/>
          <w:b w:val="1"/>
          <w:bCs w:val="1"/>
          <w:sz w:val="26"/>
          <w:szCs w:val="26"/>
          <w:rtl w:val="0"/>
        </w:rPr>
        <w:t xml:space="preserve">Reset</w:t>
      </w:r>
      <w:r w:rsidDel="00000000" w:rsidR="00000000" w:rsidRPr="00000000">
        <w:rPr>
          <w:rFonts w:ascii="Lexend" w:cs="Lexend" w:eastAsia="Lexend" w:hAnsi="Lexend"/>
          <w:sz w:val="26"/>
          <w:szCs w:val="26"/>
          <w:rtl w:val="0"/>
        </w:rPr>
        <w:t xml:space="preserve"> để đưa mọi thứ về trạng thái bắt đầu.</w:t>
        <w:br w:type="textWrapping"/>
        <w:t xml:space="preserve">+ </w:t>
      </w:r>
      <w:r w:rsidDel="00000000" w:rsidR="00000000" w:rsidRPr="00000000">
        <w:rPr>
          <w:rFonts w:ascii="Lexend" w:cs="Lexend" w:eastAsia="Lexend" w:hAnsi="Lexend"/>
          <w:b w:val="1"/>
          <w:bCs w:val="1"/>
          <w:sz w:val="26"/>
          <w:szCs w:val="26"/>
          <w:rtl w:val="0"/>
        </w:rPr>
        <w:t xml:space="preserve">Quy trình bắt buộc khi chỉnh sửa:</w:t>
      </w:r>
      <w:r w:rsidDel="00000000" w:rsidR="00000000" w:rsidRPr="00000000">
        <w:rPr>
          <w:rFonts w:ascii="Lexend" w:cs="Lexend" w:eastAsia="Lexend" w:hAnsi="Lexend"/>
          <w:sz w:val="26"/>
          <w:szCs w:val="26"/>
          <w:rtl w:val="0"/>
        </w:rPr>
        <w:t xml:space="preserve"> Khi bạn muốn sửa đổi và lưu lại một "thế giới" trong Webots, điều cực kỳ quan trọng là phải </w:t>
      </w:r>
      <w:r w:rsidDel="00000000" w:rsidR="00000000" w:rsidRPr="00000000">
        <w:rPr>
          <w:rFonts w:ascii="Lexend" w:cs="Lexend" w:eastAsia="Lexend" w:hAnsi="Lexend"/>
          <w:b w:val="1"/>
          <w:bCs w:val="1"/>
          <w:sz w:val="26"/>
          <w:szCs w:val="26"/>
          <w:rtl w:val="0"/>
        </w:rPr>
        <w:t xml:space="preserve">tạm dừng và tải lại (reset)</w:t>
      </w:r>
      <w:r w:rsidDel="00000000" w:rsidR="00000000" w:rsidRPr="00000000">
        <w:rPr>
          <w:rFonts w:ascii="Lexend" w:cs="Lexend" w:eastAsia="Lexend" w:hAnsi="Lexend"/>
          <w:sz w:val="26"/>
          <w:szCs w:val="26"/>
          <w:rtl w:val="0"/>
        </w:rPr>
        <w:t xml:space="preserve"> về trạng thái ban đầu (đồng hồ thời gian trên thanh công cụ phải hiển thị </w:t>
      </w:r>
      <w:r w:rsidDel="00000000" w:rsidR="00000000" w:rsidRPr="00000000">
        <w:rPr>
          <w:rFonts w:ascii="Roboto Mono" w:cs="Roboto Mono" w:eastAsia="Roboto Mono" w:hAnsi="Roboto Mono"/>
          <w:color w:val="188038"/>
          <w:sz w:val="26"/>
          <w:szCs w:val="26"/>
          <w:rtl w:val="0"/>
        </w:rPr>
        <w:t xml:space="preserve">0:00:00:000</w:t>
      </w:r>
      <w:r w:rsidDel="00000000" w:rsidR="00000000" w:rsidRPr="00000000">
        <w:rPr>
          <w:rFonts w:ascii="Lexend" w:cs="Lexend" w:eastAsia="Lexend" w:hAnsi="Lexend"/>
          <w:sz w:val="26"/>
          <w:szCs w:val="26"/>
          <w:rtl w:val="0"/>
        </w:rPr>
        <w:t xml:space="preserve">).</w:t>
        <w:br w:type="textWrapping"/>
        <w:t xml:space="preserve">* Lưu ý: Nếu không làm vậy, với mỗi lần chạy mô phỏng, các vật thể sẽ bị tích tụ sai số. Bên cạnh đó, các thứ tự thực hiện các hành động cũng phải tuân theo thứ tự: Pause -&gt; Reset -&gt; Modify -&gt; Save </w:t>
      </w:r>
    </w:p>
    <w:p w:rsidR="00000000" w:rsidDel="00000000" w:rsidP="00000000" w:rsidRDefault="00000000" w:rsidRPr="00000000" w14:paraId="0000004E">
      <w:pPr>
        <w:spacing w:after="240" w:before="240" w:lineRule="auto"/>
        <w:ind w:left="708.6614173228347" w:firstLine="566.929133858267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Chúng ta sẽ không cần phải tạo robot e-puck từ con số không, mà chỉ cần nhập một Node gọi là </w:t>
      </w:r>
      <w:r w:rsidDel="00000000" w:rsidR="00000000" w:rsidRPr="00000000">
        <w:rPr>
          <w:rFonts w:ascii="Lexend" w:cs="Lexend" w:eastAsia="Lexend" w:hAnsi="Lexend"/>
          <w:b w:val="1"/>
          <w:bCs w:val="1"/>
          <w:sz w:val="26"/>
          <w:szCs w:val="26"/>
          <w:rtl w:val="0"/>
        </w:rPr>
        <w:t xml:space="preserve">E-puck</w:t>
      </w:r>
      <w:r w:rsidDel="00000000" w:rsidR="00000000" w:rsidRPr="00000000">
        <w:rPr>
          <w:rFonts w:ascii="Lexend" w:cs="Lexend" w:eastAsia="Lexend" w:hAnsi="Lexend"/>
          <w:sz w:val="26"/>
          <w:szCs w:val="26"/>
          <w:rtl w:val="0"/>
        </w:rPr>
        <w:t xml:space="preserve">. Nút này thực chất là một node </w:t>
      </w:r>
      <w:r w:rsidDel="00000000" w:rsidR="00000000" w:rsidRPr="00000000">
        <w:rPr>
          <w:rFonts w:ascii="Lexend" w:cs="Lexend" w:eastAsia="Lexend" w:hAnsi="Lexend"/>
          <w:b w:val="1"/>
          <w:bCs w:val="1"/>
          <w:sz w:val="26"/>
          <w:szCs w:val="26"/>
          <w:rtl w:val="0"/>
        </w:rPr>
        <w:t xml:space="preserve">PROTO</w:t>
      </w:r>
      <w:r w:rsidDel="00000000" w:rsidR="00000000" w:rsidRPr="00000000">
        <w:rPr>
          <w:rFonts w:ascii="Lexend" w:cs="Lexend" w:eastAsia="Lexend" w:hAnsi="Lexend"/>
          <w:sz w:val="26"/>
          <w:szCs w:val="26"/>
          <w:rtl w:val="0"/>
        </w:rPr>
        <w:t xml:space="preserve"> (tương tự như </w:t>
      </w:r>
      <w:r w:rsidDel="00000000" w:rsidR="00000000" w:rsidRPr="00000000">
        <w:rPr>
          <w:rFonts w:ascii="Roboto Mono" w:cs="Roboto Mono" w:eastAsia="Roboto Mono" w:hAnsi="Roboto Mono"/>
          <w:color w:val="188038"/>
          <w:sz w:val="26"/>
          <w:szCs w:val="26"/>
          <w:rtl w:val="0"/>
        </w:rPr>
        <w:t xml:space="preserve">WoodenBox</w:t>
      </w:r>
      <w:r w:rsidDel="00000000" w:rsidR="00000000" w:rsidRPr="00000000">
        <w:rPr>
          <w:rFonts w:ascii="Lexend" w:cs="Lexend" w:eastAsia="Lexend" w:hAnsi="Lexend"/>
          <w:sz w:val="26"/>
          <w:szCs w:val="26"/>
          <w:rtl w:val="0"/>
        </w:rPr>
        <w:t xml:space="preserve">). Việc tạo mẫu (Prototyping) này cho phép bạn tạo ra các vật thể tùy chỉnh và tái sử dụng chúng một cách dễ dàng.</w:t>
      </w:r>
    </w:p>
    <w:p w:rsidR="00000000" w:rsidDel="00000000" w:rsidP="00000000" w:rsidRDefault="00000000" w:rsidRPr="00000000" w14:paraId="0000004F">
      <w:pPr>
        <w:spacing w:after="240" w:before="240" w:lineRule="auto"/>
        <w:ind w:left="708.6614173228347" w:firstLine="566.929133858267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2/ Phần Thực Hành: Thêm E-puck Robot vào thế giới</w:t>
        <w:br w:type="textWrapping"/>
        <w:tab/>
        <w:tab/>
      </w:r>
      <w:r w:rsidDel="00000000" w:rsidR="00000000" w:rsidRPr="00000000">
        <w:rPr>
          <w:rFonts w:ascii="Lexend" w:cs="Lexend" w:eastAsia="Lexend" w:hAnsi="Lexend"/>
          <w:b w:val="1"/>
          <w:bCs w:val="1"/>
          <w:sz w:val="26"/>
          <w:szCs w:val="26"/>
          <w:rtl w:val="0"/>
        </w:rPr>
        <w:t xml:space="preserve">Bước 1: Tìm và thêm robot</w:t>
        <w:br w:type="textWrapping"/>
      </w:r>
      <w:r w:rsidDel="00000000" w:rsidR="00000000" w:rsidRPr="00000000">
        <w:rPr>
          <w:rFonts w:ascii="Lexend" w:cs="Lexend" w:eastAsia="Lexend" w:hAnsi="Lexend"/>
          <w:sz w:val="26"/>
          <w:szCs w:val="26"/>
          <w:rtl w:val="0"/>
        </w:rPr>
        <w:t xml:space="preserve">- Chọn nút </w:t>
      </w:r>
      <w:r w:rsidDel="00000000" w:rsidR="00000000" w:rsidRPr="00000000">
        <w:rPr>
          <w:rFonts w:ascii="Lexend" w:cs="Lexend" w:eastAsia="Lexend" w:hAnsi="Lexend"/>
          <w:b w:val="1"/>
          <w:bCs w:val="1"/>
          <w:sz w:val="26"/>
          <w:szCs w:val="26"/>
          <w:rtl w:val="0"/>
        </w:rPr>
        <w:t xml:space="preserve">WoodenBox</w:t>
      </w:r>
      <w:r w:rsidDel="00000000" w:rsidR="00000000" w:rsidRPr="00000000">
        <w:rPr>
          <w:rFonts w:ascii="Lexend" w:cs="Lexend" w:eastAsia="Lexend" w:hAnsi="Lexend"/>
          <w:sz w:val="26"/>
          <w:szCs w:val="26"/>
          <w:rtl w:val="0"/>
        </w:rPr>
        <w:t xml:space="preserve"> cuối cùng trong danh sách Scene Tree.</w:t>
        <w:br w:type="textWrapping"/>
        <w:t xml:space="preserve">- Nhấn vào nút </w:t>
      </w:r>
      <w:r w:rsidDel="00000000" w:rsidR="00000000" w:rsidRPr="00000000">
        <w:rPr>
          <w:rFonts w:ascii="Lexend" w:cs="Lexend" w:eastAsia="Lexend" w:hAnsi="Lexend"/>
          <w:b w:val="1"/>
          <w:bCs w:val="1"/>
          <w:sz w:val="26"/>
          <w:szCs w:val="26"/>
          <w:rtl w:val="0"/>
        </w:rPr>
        <w:t xml:space="preserve">Add</w:t>
      </w:r>
      <w:r w:rsidDel="00000000" w:rsidR="00000000" w:rsidRPr="00000000">
        <w:rPr>
          <w:rFonts w:ascii="Lexend" w:cs="Lexend" w:eastAsia="Lexend" w:hAnsi="Lexend"/>
          <w:sz w:val="26"/>
          <w:szCs w:val="26"/>
          <w:rtl w:val="0"/>
        </w:rPr>
        <w:t xml:space="preserve"> (biểu tượng dấu cộng) ở phía trên cùng.</w:t>
        <w:br w:type="textWrapping"/>
        <w:t xml:space="preserve">- Trong hộp thoại hiện ra, hãy chọn theo đường dẫn: </w:t>
      </w:r>
      <w:r w:rsidDel="00000000" w:rsidR="00000000" w:rsidRPr="00000000">
        <w:rPr>
          <w:rFonts w:ascii="Roboto Mono" w:cs="Roboto Mono" w:eastAsia="Roboto Mono" w:hAnsi="Roboto Mono"/>
          <w:color w:val="188038"/>
          <w:sz w:val="26"/>
          <w:szCs w:val="26"/>
          <w:rtl w:val="0"/>
        </w:rPr>
        <w:t xml:space="preserve">PROTO nodes (Webots Projects) / robots / gctronic / e-puck / E-puck (Robot)</w:t>
      </w:r>
      <w:r w:rsidDel="00000000" w:rsidR="00000000" w:rsidRPr="00000000">
        <w:rPr>
          <w:rFonts w:ascii="Lexend" w:cs="Lexend" w:eastAsia="Lexend" w:hAnsi="Lexend"/>
          <w:sz w:val="26"/>
          <w:szCs w:val="26"/>
          <w:rtl w:val="0"/>
        </w:rPr>
        <w:t xml:space="preserve">. Một chú robot e-puck sẽ xuất hiện ngay giữa đấu trường.</w:t>
        <w:br w:type="textWrapping"/>
        <w:tab/>
        <w:tab/>
      </w:r>
      <w:r w:rsidDel="00000000" w:rsidR="00000000" w:rsidRPr="00000000">
        <w:rPr>
          <w:rFonts w:ascii="Lexend" w:cs="Lexend" w:eastAsia="Lexend" w:hAnsi="Lexend"/>
          <w:b w:val="1"/>
          <w:bCs w:val="1"/>
          <w:sz w:val="26"/>
          <w:szCs w:val="26"/>
          <w:rtl w:val="0"/>
        </w:rPr>
        <w:t xml:space="preserve">Bước 2: Điều chỉnh vị trí</w:t>
      </w:r>
      <w:r w:rsidDel="00000000" w:rsidR="00000000" w:rsidRPr="00000000">
        <w:rPr>
          <w:rFonts w:ascii="Lexend" w:cs="Lexend" w:eastAsia="Lexend" w:hAnsi="Lexend"/>
          <w:sz w:val="26"/>
          <w:szCs w:val="26"/>
          <w:rtl w:val="0"/>
        </w:rPr>
        <w:t xml:space="preserve">: Thực hiện tương tự với WoodenBox để đưa robot đến vị trí mong muốn.</w:t>
        <w:br w:type="textWrapping"/>
        <w:tab/>
      </w:r>
      <w:r w:rsidDel="00000000" w:rsidR="00000000" w:rsidRPr="00000000">
        <w:rPr>
          <w:rFonts w:ascii="Lexend" w:cs="Lexend" w:eastAsia="Lexend" w:hAnsi="Lexend"/>
          <w:b w:val="1"/>
          <w:bCs w:val="1"/>
          <w:sz w:val="26"/>
          <w:szCs w:val="26"/>
          <w:rtl w:val="0"/>
        </w:rPr>
        <w:tab/>
        <w:t xml:space="preserve">Bước 3: Chạy mô phỏng: </w:t>
      </w:r>
      <w:r w:rsidDel="00000000" w:rsidR="00000000" w:rsidRPr="00000000">
        <w:rPr>
          <w:rFonts w:ascii="Lexend" w:cs="Lexend" w:eastAsia="Lexend" w:hAnsi="Lexend"/>
          <w:sz w:val="26"/>
          <w:szCs w:val="26"/>
          <w:rtl w:val="0"/>
        </w:rPr>
        <w:t xml:space="preserve">Lưu lại phiên mô phỏng ( Save ) và nhấn nút Run real-time ( biểu tượng nút Play ) để bắt đầu quá trình mô </w:t>
      </w:r>
      <w:r w:rsidDel="00000000" w:rsidR="00000000" w:rsidRPr="00000000">
        <w:rPr>
          <w:rFonts w:ascii="Lexend" w:cs="Lexend" w:eastAsia="Lexend" w:hAnsi="Lexend"/>
          <w:sz w:val="26"/>
          <w:szCs w:val="26"/>
          <w:rtl w:val="0"/>
        </w:rPr>
        <w:t xml:space="preserve">phòng</w:t>
      </w:r>
      <w:r w:rsidDel="00000000" w:rsidR="00000000" w:rsidRPr="00000000">
        <w:rPr>
          <w:rtl w:val="0"/>
        </w:rPr>
      </w:r>
    </w:p>
    <w:p w:rsidR="00000000" w:rsidDel="00000000" w:rsidP="00000000" w:rsidRDefault="00000000" w:rsidRPr="00000000" w14:paraId="00000050">
      <w:pPr>
        <w:spacing w:after="240" w:before="240" w:lineRule="auto"/>
        <w:ind w:left="1428.6614173228347" w:firstLine="566.9291338582675"/>
        <w:jc w:val="both"/>
        <w:rPr>
          <w:rFonts w:ascii="Lexend" w:cs="Lexend" w:eastAsia="Lexend" w:hAnsi="Lexend"/>
          <w:i w:val="1"/>
          <w:iCs w:val="1"/>
          <w:sz w:val="26"/>
          <w:szCs w:val="26"/>
        </w:rPr>
      </w:pPr>
      <w:r w:rsidDel="00000000" w:rsidR="00000000" w:rsidRPr="00000000">
        <w:rPr>
          <w:rFonts w:ascii="Lexend" w:cs="Lexend" w:eastAsia="Lexend" w:hAnsi="Lexend"/>
          <w:sz w:val="26"/>
          <w:szCs w:val="26"/>
        </w:rPr>
        <w:drawing>
          <wp:inline distB="114300" distT="114300" distL="114300" distR="114300">
            <wp:extent cx="3190830" cy="2252663"/>
            <wp:effectExtent b="0" l="0" r="0" t="0"/>
            <wp:docPr id="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3190830" cy="2252663"/>
                    </a:xfrm>
                    <a:prstGeom prst="rect"/>
                    <a:ln/>
                  </pic:spPr>
                </pic:pic>
              </a:graphicData>
            </a:graphic>
          </wp:inline>
        </w:drawing>
      </w:r>
      <w:r w:rsidDel="00000000" w:rsidR="00000000" w:rsidRPr="00000000">
        <w:rPr>
          <w:rFonts w:ascii="Lexend" w:cs="Lexend" w:eastAsia="Lexend" w:hAnsi="Lexend"/>
          <w:sz w:val="26"/>
          <w:szCs w:val="26"/>
          <w:rtl w:val="0"/>
        </w:rPr>
        <w:br w:type="textWrapping"/>
        <w:tab/>
        <w:tab/>
        <w:tab/>
        <w:tab/>
      </w:r>
      <w:r w:rsidDel="00000000" w:rsidR="00000000" w:rsidRPr="00000000">
        <w:rPr>
          <w:rFonts w:ascii="Lexend" w:cs="Lexend" w:eastAsia="Lexend" w:hAnsi="Lexend"/>
          <w:i w:val="1"/>
          <w:iCs w:val="1"/>
          <w:sz w:val="26"/>
          <w:szCs w:val="26"/>
          <w:rtl w:val="0"/>
        </w:rPr>
        <w:t xml:space="preserve">Hình minh họa</w:t>
      </w:r>
      <w:r w:rsidDel="00000000" w:rsidR="00000000" w:rsidRPr="00000000">
        <w:rPr>
          <w:rtl w:val="0"/>
        </w:rPr>
      </w:r>
    </w:p>
    <w:p w:rsidR="00000000" w:rsidDel="00000000" w:rsidP="00000000" w:rsidRDefault="00000000" w:rsidRPr="00000000" w14:paraId="00000051">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Mô tả hoạt động:</w:t>
      </w:r>
      <w:r w:rsidDel="00000000" w:rsidR="00000000" w:rsidRPr="00000000">
        <w:rPr>
          <w:rFonts w:ascii="Lexend" w:cs="Lexend" w:eastAsia="Lexend" w:hAnsi="Lexend"/>
          <w:sz w:val="26"/>
          <w:szCs w:val="26"/>
          <w:rtl w:val="0"/>
        </w:rPr>
        <w:t xml:space="preserve"> Robot sẽ bắt đầu di chuyển, nhấp nháy đèn LED và tránh các chướng ngại vật. Sở dĩ có điều này là vì nó đã được thiết lập một </w:t>
      </w:r>
      <w:r w:rsidDel="00000000" w:rsidR="00000000" w:rsidRPr="00000000">
        <w:rPr>
          <w:rFonts w:ascii="Lexend" w:cs="Lexend" w:eastAsia="Lexend" w:hAnsi="Lexend"/>
          <w:b w:val="1"/>
          <w:bCs w:val="1"/>
          <w:sz w:val="26"/>
          <w:szCs w:val="26"/>
          <w:rtl w:val="0"/>
        </w:rPr>
        <w:t xml:space="preserve">bộ điều khiển mặc định (default controller)</w:t>
      </w:r>
      <w:r w:rsidDel="00000000" w:rsidR="00000000" w:rsidRPr="00000000">
        <w:rPr>
          <w:rFonts w:ascii="Lexend" w:cs="Lexend" w:eastAsia="Lexend" w:hAnsi="Lexend"/>
          <w:sz w:val="26"/>
          <w:szCs w:val="26"/>
          <w:rtl w:val="0"/>
        </w:rPr>
        <w:t xml:space="preserve"> với các hành vi nêu trên. Ngoài ra, lúc này ở góc trái của phía trên màn hình 3D bạn có thể sẽ thấy một cửa sổ nhỏ màu đen, đó là hình ảnh thu được từ Camera của Robot E-puck và hình ảnh này vẫn sẽ là màu đen trừ khi camera của robot được kích hoạt.</w:t>
      </w:r>
    </w:p>
    <w:p w:rsidR="00000000" w:rsidDel="00000000" w:rsidP="00000000" w:rsidRDefault="00000000" w:rsidRPr="00000000" w14:paraId="00000052">
      <w:pPr>
        <w:ind w:left="708.6614173228347" w:firstLine="0"/>
        <w:jc w:val="both"/>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53">
      <w:pPr>
        <w:ind w:left="708.6614173228347" w:firstLine="0"/>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Tips: </w:t>
      </w:r>
      <w:r w:rsidDel="00000000" w:rsidR="00000000" w:rsidRPr="00000000">
        <w:rPr>
          <w:rFonts w:ascii="Lexend" w:cs="Lexend" w:eastAsia="Lexend" w:hAnsi="Lexend"/>
          <w:sz w:val="26"/>
          <w:szCs w:val="26"/>
          <w:rtl w:val="0"/>
        </w:rPr>
        <w:t xml:space="preserve">Bạn bất kỳ robot nào bạn thích nhé. Chọn trong mục Nodes-- robot</w:t>
      </w:r>
      <w:r w:rsidDel="00000000" w:rsidR="00000000" w:rsidRPr="00000000">
        <w:rPr>
          <w:rtl w:val="0"/>
        </w:rPr>
      </w:r>
    </w:p>
    <w:p w:rsidR="00000000" w:rsidDel="00000000" w:rsidP="00000000" w:rsidRDefault="00000000" w:rsidRPr="00000000" w14:paraId="00000054">
      <w:pPr>
        <w:ind w:left="708.6614173228347" w:firstLine="850.3937007874015"/>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5">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Pr>
        <w:drawing>
          <wp:inline distB="114300" distT="114300" distL="114300" distR="114300">
            <wp:extent cx="4439956" cy="2957513"/>
            <wp:effectExtent b="0" l="0" r="0" t="0"/>
            <wp:docPr id="8"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4439956"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708.6614173228347" w:firstLine="850.3937007874015"/>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7">
      <w:pPr>
        <w:ind w:left="708.6614173228347" w:firstLine="850.3937007874015"/>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8">
      <w:pPr>
        <w:ind w:left="708.6614173228347" w:firstLine="850.3937007874015"/>
        <w:jc w:val="both"/>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Thao tác với cửa sổ Camera: </w:t>
      </w:r>
    </w:p>
    <w:p w:rsidR="00000000" w:rsidDel="00000000" w:rsidP="00000000" w:rsidRDefault="00000000" w:rsidRPr="00000000" w14:paraId="00000059">
      <w:pPr>
        <w:numPr>
          <w:ilvl w:val="0"/>
          <w:numId w:val="4"/>
        </w:numPr>
        <w:ind w:left="855" w:hanging="36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Di chuyển: Bạn có thể kéo cửa sổ này đến bất cứ đâu trong khung nhìn 3D.</w:t>
      </w:r>
    </w:p>
    <w:p w:rsidR="00000000" w:rsidDel="00000000" w:rsidP="00000000" w:rsidRDefault="00000000" w:rsidRPr="00000000" w14:paraId="0000005A">
      <w:pPr>
        <w:numPr>
          <w:ilvl w:val="0"/>
          <w:numId w:val="4"/>
        </w:numPr>
        <w:ind w:left="855" w:hanging="36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Thay đổi kích thước: Kéo góc dưới bên phải để phóng to hoặc thu nhỏ.</w:t>
      </w:r>
    </w:p>
    <w:p w:rsidR="00000000" w:rsidDel="00000000" w:rsidP="00000000" w:rsidRDefault="00000000" w:rsidRPr="00000000" w14:paraId="0000005B">
      <w:pPr>
        <w:numPr>
          <w:ilvl w:val="0"/>
          <w:numId w:val="4"/>
        </w:numPr>
        <w:ind w:left="855" w:hanging="360"/>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Đóng cửa sổ: Nhấp vào dấu "x" ở góc trên bên phải.</w:t>
      </w:r>
    </w:p>
    <w:p w:rsidR="00000000" w:rsidDel="00000000" w:rsidP="00000000" w:rsidRDefault="00000000" w:rsidRPr="00000000" w14:paraId="0000005C">
      <w:pPr>
        <w:numPr>
          <w:ilvl w:val="0"/>
          <w:numId w:val="4"/>
        </w:numPr>
        <w:ind w:left="855" w:hanging="360"/>
        <w:jc w:val="both"/>
        <w:rPr>
          <w:rFonts w:ascii="Lexend" w:cs="Lexend" w:eastAsia="Lexend" w:hAnsi="Lexend"/>
          <w:sz w:val="26"/>
          <w:szCs w:val="26"/>
          <w:u w:val="none"/>
        </w:rPr>
      </w:pPr>
      <w:r w:rsidDel="00000000" w:rsidR="00000000" w:rsidRPr="00000000">
        <w:rPr>
          <w:rFonts w:ascii="Lexend" w:cs="Lexend" w:eastAsia="Lexend" w:hAnsi="Lexend"/>
          <w:b w:val="1"/>
          <w:bCs w:val="1"/>
          <w:sz w:val="26"/>
          <w:szCs w:val="26"/>
          <w:rtl w:val="0"/>
        </w:rPr>
        <w:t xml:space="preserve">Hiển thị lại:</w:t>
      </w:r>
      <w:r w:rsidDel="00000000" w:rsidR="00000000" w:rsidRPr="00000000">
        <w:rPr>
          <w:rFonts w:ascii="Lexend" w:cs="Lexend" w:eastAsia="Lexend" w:hAnsi="Lexend"/>
          <w:sz w:val="26"/>
          <w:szCs w:val="26"/>
          <w:rtl w:val="0"/>
        </w:rPr>
        <w:t xml:space="preserve"> Nếu đã lỡ đóng, bạn có thể làm nó hiện lại bằng cách vào menu </w:t>
      </w:r>
      <w:r w:rsidDel="00000000" w:rsidR="00000000" w:rsidRPr="00000000">
        <w:rPr>
          <w:rFonts w:ascii="Lexend" w:cs="Lexend" w:eastAsia="Lexend" w:hAnsi="Lexend"/>
          <w:b w:val="1"/>
          <w:bCs w:val="1"/>
          <w:sz w:val="26"/>
          <w:szCs w:val="26"/>
          <w:rtl w:val="0"/>
        </w:rPr>
        <w:t xml:space="preserve">Overlays</w:t>
      </w:r>
      <w:r w:rsidDel="00000000" w:rsidR="00000000" w:rsidRPr="00000000">
        <w:rPr>
          <w:rFonts w:ascii="Lexend" w:cs="Lexend" w:eastAsia="Lexend" w:hAnsi="Lexend"/>
          <w:sz w:val="26"/>
          <w:szCs w:val="26"/>
          <w:rtl w:val="0"/>
        </w:rPr>
        <w:t xml:space="preserve"> chọn mục checkbox trong menu con </w:t>
      </w:r>
      <w:r w:rsidDel="00000000" w:rsidR="00000000" w:rsidRPr="00000000">
        <w:rPr>
          <w:rFonts w:ascii="Lexend" w:cs="Lexend" w:eastAsia="Lexend" w:hAnsi="Lexend"/>
          <w:b w:val="1"/>
          <w:bCs w:val="1"/>
          <w:sz w:val="26"/>
          <w:szCs w:val="26"/>
          <w:rtl w:val="0"/>
        </w:rPr>
        <w:t xml:space="preserve">Hide All Camera Devices</w:t>
      </w: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5D">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*Lưu ý: Do chưa cần Camera nên ta sẽ tạm ẩn nó đi nhé</w:t>
      </w:r>
    </w:p>
    <w:p w:rsidR="00000000" w:rsidDel="00000000" w:rsidP="00000000" w:rsidRDefault="00000000" w:rsidRPr="00000000" w14:paraId="0000005E">
      <w:pPr>
        <w:ind w:left="708.6614173228347" w:firstLine="850.3937007874015"/>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5F">
      <w:pPr>
        <w:numPr>
          <w:ilvl w:val="0"/>
          <w:numId w:val="14"/>
        </w:numPr>
        <w:ind w:left="1133.858267716535" w:hanging="270"/>
        <w:jc w:val="both"/>
        <w:rPr>
          <w:rFonts w:ascii="Lexend" w:cs="Lexend" w:eastAsia="Lexend" w:hAnsi="Lexend"/>
        </w:rPr>
      </w:pPr>
      <w:r w:rsidDel="00000000" w:rsidR="00000000" w:rsidRPr="00000000">
        <w:rPr>
          <w:rFonts w:ascii="Lexend" w:cs="Lexend" w:eastAsia="Lexend" w:hAnsi="Lexend"/>
          <w:sz w:val="32"/>
          <w:szCs w:val="32"/>
          <w:rtl w:val="0"/>
        </w:rPr>
        <w:t xml:space="preserve">Thực Hành Các Tác Dụng Vật Lý</w:t>
      </w:r>
    </w:p>
    <w:p w:rsidR="00000000" w:rsidDel="00000000" w:rsidP="00000000" w:rsidRDefault="00000000" w:rsidRPr="00000000" w14:paraId="00000060">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Trong khi phần Simulation vẫn đang chạy, chúng ta hãy cùng thử chút với các tính năng vật lý nhé! Chúng ta sẽ tác động vật lý bằng chuột:</w:t>
        <w:br w:type="textWrapping"/>
      </w:r>
      <w:r w:rsidDel="00000000" w:rsidR="00000000" w:rsidRPr="00000000">
        <w:rPr>
          <w:rFonts w:ascii="Lexend" w:cs="Lexend" w:eastAsia="Lexend" w:hAnsi="Lexend"/>
          <w:b w:val="1"/>
          <w:bCs w:val="1"/>
          <w:sz w:val="26"/>
          <w:szCs w:val="26"/>
          <w:rtl w:val="0"/>
        </w:rPr>
        <w:t xml:space="preserve">Trên Windows:</w:t>
      </w:r>
      <w:r w:rsidDel="00000000" w:rsidR="00000000" w:rsidRPr="00000000">
        <w:rPr>
          <w:rFonts w:ascii="Lexend" w:cs="Lexend" w:eastAsia="Lexend" w:hAnsi="Lexend"/>
          <w:sz w:val="26"/>
          <w:szCs w:val="26"/>
          <w:rtl w:val="0"/>
        </w:rPr>
        <w:t xml:space="preserve"> Nhấn giữ </w:t>
      </w:r>
      <w:r w:rsidDel="00000000" w:rsidR="00000000" w:rsidRPr="00000000">
        <w:rPr>
          <w:rFonts w:ascii="Lexend" w:cs="Lexend" w:eastAsia="Lexend" w:hAnsi="Lexend"/>
          <w:b w:val="1"/>
          <w:bCs w:val="1"/>
          <w:sz w:val="26"/>
          <w:szCs w:val="26"/>
          <w:rtl w:val="0"/>
        </w:rPr>
        <w:t xml:space="preserve">Alt + chuột trái + kéo chuột</w:t>
      </w: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61">
      <w:pPr>
        <w:ind w:left="708.6614173228347" w:firstLine="0"/>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Trên Mac:</w:t>
      </w:r>
      <w:r w:rsidDel="00000000" w:rsidR="00000000" w:rsidRPr="00000000">
        <w:rPr>
          <w:rFonts w:ascii="Lexend" w:cs="Lexend" w:eastAsia="Lexend" w:hAnsi="Lexend"/>
          <w:sz w:val="26"/>
          <w:szCs w:val="26"/>
          <w:rtl w:val="0"/>
        </w:rPr>
        <w:t xml:space="preserve"> Nhấn giữ </w:t>
      </w:r>
      <w:r w:rsidDel="00000000" w:rsidR="00000000" w:rsidRPr="00000000">
        <w:rPr>
          <w:rFonts w:ascii="Lexend" w:cs="Lexend" w:eastAsia="Lexend" w:hAnsi="Lexend"/>
          <w:b w:val="1"/>
          <w:bCs w:val="1"/>
          <w:sz w:val="26"/>
          <w:szCs w:val="26"/>
          <w:rtl w:val="0"/>
        </w:rPr>
        <w:t xml:space="preserve">Option (⌥) + chuột trái + kéo chuột</w:t>
      </w: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62">
      <w:pPr>
        <w:ind w:left="708.6614173228347" w:firstLine="0"/>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Trên Linux:</w:t>
      </w:r>
      <w:r w:rsidDel="00000000" w:rsidR="00000000" w:rsidRPr="00000000">
        <w:rPr>
          <w:rFonts w:ascii="Lexend" w:cs="Lexend" w:eastAsia="Lexend" w:hAnsi="Lexend"/>
          <w:sz w:val="26"/>
          <w:szCs w:val="26"/>
          <w:rtl w:val="0"/>
        </w:rPr>
        <w:t xml:space="preserve"> Nhấn giữ </w:t>
      </w:r>
      <w:r w:rsidDel="00000000" w:rsidR="00000000" w:rsidRPr="00000000">
        <w:rPr>
          <w:rFonts w:ascii="Lexend" w:cs="Lexend" w:eastAsia="Lexend" w:hAnsi="Lexend"/>
          <w:b w:val="1"/>
          <w:bCs w:val="1"/>
          <w:sz w:val="26"/>
          <w:szCs w:val="26"/>
          <w:rtl w:val="0"/>
        </w:rPr>
        <w:t xml:space="preserve">Ctrl + Alt + chuột trái + kéo chuột</w:t>
      </w:r>
      <w:r w:rsidDel="00000000" w:rsidR="00000000" w:rsidRPr="00000000">
        <w:rPr>
          <w:rFonts w:ascii="Lexend" w:cs="Lexend" w:eastAsia="Lexend" w:hAnsi="Lexend"/>
          <w:sz w:val="26"/>
          <w:szCs w:val="26"/>
          <w:rtl w:val="0"/>
        </w:rPr>
        <w:t xml:space="preserve">.</w:t>
      </w:r>
    </w:p>
    <w:p w:rsidR="00000000" w:rsidDel="00000000" w:rsidP="00000000" w:rsidRDefault="00000000" w:rsidRPr="00000000" w14:paraId="00000063">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Lưu ý rằng ta sẽ không thể tác dụng vật lý lên các WoodenBox do các cài đặt mặc định của chúng là không có khối lượng và được xem như dán chặt vào không gian. Để kích hoạt, chúng ta sẽ phải vào trường mass ( khối lượng ) và đặt cho nó một giá trị, ví dụ như 0.2kg. Sau khi thực hiện xong, chúng ta có thể đẩy hoặc kéo vật thể như robot</w:t>
      </w:r>
    </w:p>
    <w:p w:rsidR="00000000" w:rsidDel="00000000" w:rsidP="00000000" w:rsidRDefault="00000000" w:rsidRPr="00000000" w14:paraId="00000064">
      <w:pPr>
        <w:ind w:left="1428.6614173228347" w:firstLine="850.3937007874015"/>
        <w:jc w:val="both"/>
        <w:rPr>
          <w:rFonts w:ascii="Lexend" w:cs="Lexend" w:eastAsia="Lexend" w:hAnsi="Lexend"/>
          <w:i w:val="1"/>
          <w:iCs w:val="1"/>
          <w:sz w:val="26"/>
          <w:szCs w:val="26"/>
        </w:rPr>
      </w:pPr>
      <w:r w:rsidDel="00000000" w:rsidR="00000000" w:rsidRPr="00000000">
        <w:rPr>
          <w:rFonts w:ascii="Lexend" w:cs="Lexend" w:eastAsia="Lexend" w:hAnsi="Lexend"/>
          <w:sz w:val="26"/>
          <w:szCs w:val="26"/>
        </w:rPr>
        <w:drawing>
          <wp:inline distB="114300" distT="114300" distL="114300" distR="114300">
            <wp:extent cx="2580769" cy="1535113"/>
            <wp:effectExtent b="0" l="0" r="0" t="0"/>
            <wp:docPr id="1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580769" cy="1535113"/>
                    </a:xfrm>
                    <a:prstGeom prst="rect"/>
                    <a:ln/>
                  </pic:spPr>
                </pic:pic>
              </a:graphicData>
            </a:graphic>
          </wp:inline>
        </w:drawing>
      </w:r>
      <w:r w:rsidDel="00000000" w:rsidR="00000000" w:rsidRPr="00000000">
        <w:rPr>
          <w:rFonts w:ascii="Lexend" w:cs="Lexend" w:eastAsia="Lexend" w:hAnsi="Lexend"/>
          <w:sz w:val="26"/>
          <w:szCs w:val="26"/>
          <w:rtl w:val="0"/>
        </w:rPr>
        <w:br w:type="textWrapping"/>
        <w:tab/>
        <w:tab/>
        <w:tab/>
        <w:tab/>
      </w:r>
      <w:r w:rsidDel="00000000" w:rsidR="00000000" w:rsidRPr="00000000">
        <w:rPr>
          <w:rFonts w:ascii="Lexend" w:cs="Lexend" w:eastAsia="Lexend" w:hAnsi="Lexend"/>
          <w:i w:val="1"/>
          <w:iCs w:val="1"/>
          <w:sz w:val="26"/>
          <w:szCs w:val="26"/>
          <w:rtl w:val="0"/>
        </w:rPr>
        <w:t xml:space="preserve">Hình minh họa</w:t>
      </w:r>
      <w:r w:rsidDel="00000000" w:rsidR="00000000" w:rsidRPr="00000000">
        <w:rPr>
          <w:rtl w:val="0"/>
        </w:rPr>
      </w:r>
    </w:p>
    <w:p w:rsidR="00000000" w:rsidDel="00000000" w:rsidP="00000000" w:rsidRDefault="00000000" w:rsidRPr="00000000" w14:paraId="00000065">
      <w:pPr>
        <w:ind w:left="708.6614173228347" w:firstLine="850.3937007874015"/>
        <w:jc w:val="both"/>
        <w:rPr>
          <w:rFonts w:ascii="Lexend" w:cs="Lexend" w:eastAsia="Lexend" w:hAnsi="Lexend"/>
          <w:sz w:val="26"/>
          <w:szCs w:val="26"/>
        </w:rPr>
      </w:pPr>
      <w:r w:rsidDel="00000000" w:rsidR="00000000" w:rsidRPr="00000000">
        <w:rPr>
          <w:rFonts w:ascii="Lexend" w:cs="Lexend" w:eastAsia="Lexend" w:hAnsi="Lexend"/>
          <w:sz w:val="26"/>
          <w:szCs w:val="26"/>
          <w:rtl w:val="0"/>
        </w:rPr>
        <w:t xml:space="preserve">Bây giờ chúng ta sẽ chỉnh sửa thế giới để giảm bước thời gian (step) của mô phỏng vật lý: việc này sẽ giúp tăng </w:t>
      </w:r>
      <w:r w:rsidDel="00000000" w:rsidR="00000000" w:rsidRPr="00000000">
        <w:rPr>
          <w:rFonts w:ascii="Lexend" w:cs="Lexend" w:eastAsia="Lexend" w:hAnsi="Lexend"/>
          <w:b w:val="1"/>
          <w:bCs w:val="1"/>
          <w:sz w:val="26"/>
          <w:szCs w:val="26"/>
          <w:rtl w:val="0"/>
        </w:rPr>
        <w:t xml:space="preserve">độ chính xác</w:t>
      </w:r>
      <w:r w:rsidDel="00000000" w:rsidR="00000000" w:rsidRPr="00000000">
        <w:rPr>
          <w:rFonts w:ascii="Lexend" w:cs="Lexend" w:eastAsia="Lexend" w:hAnsi="Lexend"/>
          <w:sz w:val="26"/>
          <w:szCs w:val="26"/>
          <w:rtl w:val="0"/>
        </w:rPr>
        <w:t xml:space="preserve"> và </w:t>
      </w:r>
      <w:r w:rsidDel="00000000" w:rsidR="00000000" w:rsidRPr="00000000">
        <w:rPr>
          <w:rFonts w:ascii="Lexend" w:cs="Lexend" w:eastAsia="Lexend" w:hAnsi="Lexend"/>
          <w:b w:val="1"/>
          <w:bCs w:val="1"/>
          <w:sz w:val="26"/>
          <w:szCs w:val="26"/>
          <w:rtl w:val="0"/>
        </w:rPr>
        <w:t xml:space="preserve">độ ổn định</w:t>
      </w:r>
      <w:r w:rsidDel="00000000" w:rsidR="00000000" w:rsidRPr="00000000">
        <w:rPr>
          <w:rFonts w:ascii="Lexend" w:cs="Lexend" w:eastAsia="Lexend" w:hAnsi="Lexend"/>
          <w:sz w:val="26"/>
          <w:szCs w:val="26"/>
          <w:rtl w:val="0"/>
        </w:rPr>
        <w:t xml:space="preserve"> của mô phỏng (nhưng sẽ làm giảm tốc độ mô phỏng tối đa).</w:t>
        <w:br w:type="textWrapping"/>
      </w:r>
      <w:r w:rsidDel="00000000" w:rsidR="00000000" w:rsidRPr="00000000">
        <w:rPr>
          <w:rFonts w:ascii="Lexend" w:cs="Lexend" w:eastAsia="Lexend" w:hAnsi="Lexend"/>
          <w:b w:val="1"/>
          <w:bCs w:val="1"/>
          <w:sz w:val="26"/>
          <w:szCs w:val="26"/>
          <w:rtl w:val="0"/>
        </w:rPr>
        <w:t xml:space="preserve">Bước 1:</w:t>
      </w:r>
      <w:r w:rsidDel="00000000" w:rsidR="00000000" w:rsidRPr="00000000">
        <w:rPr>
          <w:rFonts w:ascii="Lexend" w:cs="Lexend" w:eastAsia="Lexend" w:hAnsi="Lexend"/>
          <w:sz w:val="26"/>
          <w:szCs w:val="26"/>
          <w:rtl w:val="0"/>
        </w:rPr>
        <w:t xml:space="preserve"> Tạm dừng mô phỏng và nhấn nút </w:t>
      </w:r>
      <w:r w:rsidDel="00000000" w:rsidR="00000000" w:rsidRPr="00000000">
        <w:rPr>
          <w:rFonts w:ascii="Lexend" w:cs="Lexend" w:eastAsia="Lexend" w:hAnsi="Lexend"/>
          <w:b w:val="1"/>
          <w:bCs w:val="1"/>
          <w:sz w:val="26"/>
          <w:szCs w:val="26"/>
          <w:rtl w:val="0"/>
        </w:rPr>
        <w:t xml:space="preserve">Revert</w:t>
      </w:r>
      <w:r w:rsidDel="00000000" w:rsidR="00000000" w:rsidRPr="00000000">
        <w:rPr>
          <w:rFonts w:ascii="Lexend" w:cs="Lexend" w:eastAsia="Lexend" w:hAnsi="Lexend"/>
          <w:sz w:val="26"/>
          <w:szCs w:val="26"/>
          <w:rtl w:val="0"/>
        </w:rPr>
        <w:t xml:space="preserve"> (để đưa mọi thứ về trạng thái ban đầu).</w:t>
      </w:r>
    </w:p>
    <w:p w:rsidR="00000000" w:rsidDel="00000000" w:rsidP="00000000" w:rsidRDefault="00000000" w:rsidRPr="00000000" w14:paraId="00000066">
      <w:pPr>
        <w:ind w:left="708.6614173228347" w:firstLine="0"/>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 2:</w:t>
      </w:r>
      <w:r w:rsidDel="00000000" w:rsidR="00000000" w:rsidRPr="00000000">
        <w:rPr>
          <w:rFonts w:ascii="Lexend" w:cs="Lexend" w:eastAsia="Lexend" w:hAnsi="Lexend"/>
          <w:sz w:val="26"/>
          <w:szCs w:val="26"/>
          <w:rtl w:val="0"/>
        </w:rPr>
        <w:t xml:space="preserve"> Trong cửa sổ Scene Tree, hãy mở rộng nút </w:t>
      </w:r>
      <w:r w:rsidDel="00000000" w:rsidR="00000000" w:rsidRPr="00000000">
        <w:rPr>
          <w:rFonts w:ascii="Lexend" w:cs="Lexend" w:eastAsia="Lexend" w:hAnsi="Lexend"/>
          <w:b w:val="1"/>
          <w:bCs w:val="1"/>
          <w:sz w:val="26"/>
          <w:szCs w:val="26"/>
          <w:rtl w:val="0"/>
        </w:rPr>
        <w:t xml:space="preserve">WorldInfo</w:t>
      </w:r>
      <w:r w:rsidDel="00000000" w:rsidR="00000000" w:rsidRPr="00000000">
        <w:rPr>
          <w:rFonts w:ascii="Lexend" w:cs="Lexend" w:eastAsia="Lexend" w:hAnsi="Lexend"/>
          <w:sz w:val="26"/>
          <w:szCs w:val="26"/>
          <w:rtl w:val="0"/>
        </w:rPr>
        <w:t xml:space="preserve"> (nút đầu tiên trong danh sách).</w:t>
      </w:r>
    </w:p>
    <w:p w:rsidR="00000000" w:rsidDel="00000000" w:rsidP="00000000" w:rsidRDefault="00000000" w:rsidRPr="00000000" w14:paraId="00000067">
      <w:pPr>
        <w:ind w:left="708.6614173228347" w:firstLine="0"/>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 3:</w:t>
      </w:r>
      <w:r w:rsidDel="00000000" w:rsidR="00000000" w:rsidRPr="00000000">
        <w:rPr>
          <w:rFonts w:ascii="Lexend" w:cs="Lexend" w:eastAsia="Lexend" w:hAnsi="Lexend"/>
          <w:sz w:val="26"/>
          <w:szCs w:val="26"/>
          <w:rtl w:val="0"/>
        </w:rPr>
        <w:t xml:space="preserve"> Tìm trường </w:t>
      </w:r>
      <w:r w:rsidDel="00000000" w:rsidR="00000000" w:rsidRPr="00000000">
        <w:rPr>
          <w:rFonts w:ascii="Lexend" w:cs="Lexend" w:eastAsia="Lexend" w:hAnsi="Lexend"/>
          <w:b w:val="1"/>
          <w:bCs w:val="1"/>
          <w:sz w:val="26"/>
          <w:szCs w:val="26"/>
          <w:rtl w:val="0"/>
        </w:rPr>
        <w:t xml:space="preserve">basicTimeStep</w:t>
      </w:r>
      <w:r w:rsidDel="00000000" w:rsidR="00000000" w:rsidRPr="00000000">
        <w:rPr>
          <w:rFonts w:ascii="Lexend" w:cs="Lexend" w:eastAsia="Lexend" w:hAnsi="Lexend"/>
          <w:sz w:val="26"/>
          <w:szCs w:val="26"/>
          <w:rtl w:val="0"/>
        </w:rPr>
        <w:t xml:space="preserve"> và đặt giá trị của nó thành </w:t>
      </w:r>
      <w:r w:rsidDel="00000000" w:rsidR="00000000" w:rsidRPr="00000000">
        <w:rPr>
          <w:rFonts w:ascii="Roboto Mono" w:cs="Roboto Mono" w:eastAsia="Roboto Mono" w:hAnsi="Roboto Mono"/>
          <w:color w:val="188038"/>
          <w:sz w:val="26"/>
          <w:szCs w:val="26"/>
          <w:rtl w:val="0"/>
        </w:rPr>
        <w:t xml:space="preserve">16</w:t>
      </w:r>
      <w:r w:rsidDel="00000000" w:rsidR="00000000" w:rsidRPr="00000000">
        <w:rPr>
          <w:rFonts w:ascii="Lexend" w:cs="Lexend" w:eastAsia="Lexend" w:hAnsi="Lexend"/>
          <w:sz w:val="26"/>
          <w:szCs w:val="26"/>
          <w:rtl w:val="0"/>
        </w:rPr>
        <w:t xml:space="preserve"> (đơn vị là miligiây).</w:t>
      </w:r>
    </w:p>
    <w:p w:rsidR="00000000" w:rsidDel="00000000" w:rsidP="00000000" w:rsidRDefault="00000000" w:rsidRPr="00000000" w14:paraId="00000068">
      <w:pPr>
        <w:ind w:left="708.6614173228347" w:firstLine="0"/>
        <w:jc w:val="both"/>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Bước 4:</w:t>
      </w:r>
      <w:r w:rsidDel="00000000" w:rsidR="00000000" w:rsidRPr="00000000">
        <w:rPr>
          <w:rFonts w:ascii="Lexend" w:cs="Lexend" w:eastAsia="Lexend" w:hAnsi="Lexend"/>
          <w:sz w:val="26"/>
          <w:szCs w:val="26"/>
          <w:rtl w:val="0"/>
        </w:rPr>
        <w:t xml:space="preserve"> Lưu lại (Save) phiên mô phỏng.</w:t>
      </w:r>
    </w:p>
    <w:p w:rsidR="00000000" w:rsidDel="00000000" w:rsidP="00000000" w:rsidRDefault="00000000" w:rsidRPr="00000000" w14:paraId="00000069">
      <w:pPr>
        <w:ind w:left="2148.6614173228345" w:firstLine="11.338582677165334"/>
        <w:jc w:val="both"/>
        <w:rPr>
          <w:rFonts w:ascii="Lexend" w:cs="Lexend" w:eastAsia="Lexend" w:hAnsi="Lexend"/>
          <w:i w:val="1"/>
          <w:iCs w:val="1"/>
          <w:sz w:val="26"/>
          <w:szCs w:val="26"/>
        </w:rPr>
      </w:pPr>
      <w:r w:rsidDel="00000000" w:rsidR="00000000" w:rsidRPr="00000000">
        <w:rPr>
          <w:rFonts w:ascii="Lexend" w:cs="Lexend" w:eastAsia="Lexend" w:hAnsi="Lexend"/>
          <w:sz w:val="26"/>
          <w:szCs w:val="26"/>
        </w:rPr>
        <w:drawing>
          <wp:inline distB="114300" distT="114300" distL="114300" distR="114300">
            <wp:extent cx="3367088" cy="2142184"/>
            <wp:effectExtent b="0" l="0" r="0" t="0"/>
            <wp:docPr id="2"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367088" cy="2142184"/>
                    </a:xfrm>
                    <a:prstGeom prst="rect"/>
                    <a:ln/>
                  </pic:spPr>
                </pic:pic>
              </a:graphicData>
            </a:graphic>
          </wp:inline>
        </w:drawing>
      </w:r>
      <w:r w:rsidDel="00000000" w:rsidR="00000000" w:rsidRPr="00000000">
        <w:rPr>
          <w:rFonts w:ascii="Lexend" w:cs="Lexend" w:eastAsia="Lexend" w:hAnsi="Lexend"/>
          <w:sz w:val="26"/>
          <w:szCs w:val="26"/>
          <w:rtl w:val="0"/>
        </w:rPr>
        <w:br w:type="textWrapping"/>
        <w:tab/>
        <w:tab/>
        <w:tab/>
      </w:r>
      <w:r w:rsidDel="00000000" w:rsidR="00000000" w:rsidRPr="00000000">
        <w:rPr>
          <w:rFonts w:ascii="Lexend" w:cs="Lexend" w:eastAsia="Lexend" w:hAnsi="Lexend"/>
          <w:i w:val="1"/>
          <w:iCs w:val="1"/>
          <w:sz w:val="26"/>
          <w:szCs w:val="26"/>
          <w:rtl w:val="0"/>
        </w:rPr>
        <w:t xml:space="preserve">Hình minh họa</w:t>
      </w:r>
    </w:p>
    <w:p w:rsidR="00000000" w:rsidDel="00000000" w:rsidP="00000000" w:rsidRDefault="00000000" w:rsidRPr="00000000" w14:paraId="0000006A">
      <w:pPr>
        <w:ind w:left="708.6614173228347" w:firstLine="0"/>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6B">
      <w:pPr>
        <w:ind w:left="708.6614173228347" w:hanging="283.46456692913375"/>
        <w:jc w:val="both"/>
        <w:rPr>
          <w:rFonts w:ascii="Lexend" w:cs="Lexend" w:eastAsia="Lexend" w:hAnsi="Lexend"/>
          <w:b w:val="1"/>
          <w:bCs w:val="1"/>
          <w:sz w:val="32"/>
          <w:szCs w:val="32"/>
        </w:rPr>
      </w:pPr>
      <w:r w:rsidDel="00000000" w:rsidR="00000000" w:rsidRPr="00000000">
        <w:rPr>
          <w:rFonts w:ascii="Lexend" w:cs="Lexend" w:eastAsia="Lexend" w:hAnsi="Lexend"/>
          <w:b w:val="1"/>
          <w:bCs w:val="1"/>
          <w:sz w:val="32"/>
          <w:szCs w:val="32"/>
          <w:rtl w:val="0"/>
        </w:rPr>
        <w:t xml:space="preserve">III. Tạo Một Bộ Điều Khiển ( Controller )</w:t>
      </w:r>
      <w:r w:rsidDel="00000000" w:rsidR="00000000" w:rsidRPr="00000000">
        <w:rPr>
          <w:rtl w:val="0"/>
        </w:rPr>
      </w:r>
    </w:p>
    <w:p w:rsidR="00000000" w:rsidDel="00000000" w:rsidP="00000000" w:rsidRDefault="00000000" w:rsidRPr="00000000" w14:paraId="0000006C">
      <w:pPr>
        <w:numPr>
          <w:ilvl w:val="0"/>
          <w:numId w:val="5"/>
        </w:numPr>
        <w:ind w:left="1133.858267716535" w:hanging="360"/>
        <w:jc w:val="both"/>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Giới thiệu bộ điều khiển</w:t>
      </w:r>
    </w:p>
    <w:p w:rsidR="00000000" w:rsidDel="00000000" w:rsidP="00000000" w:rsidRDefault="00000000" w:rsidRPr="00000000" w14:paraId="0000006D">
      <w:pPr>
        <w:ind w:left="0" w:firstLine="720"/>
        <w:jc w:val="both"/>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Bây giờ chúng ta sẽ lập trình một bộ điều khiển (controller) đơn giản để điều khiển robot di chuyển về phía trước.</w:t>
      </w:r>
    </w:p>
    <w:p w:rsidR="00000000" w:rsidDel="00000000" w:rsidP="00000000" w:rsidRDefault="00000000" w:rsidRPr="00000000" w14:paraId="0000006E">
      <w:pPr>
        <w:spacing w:after="240" w:before="240" w:lineRule="auto"/>
        <w:ind w:firstLine="720"/>
        <w:jc w:val="both"/>
        <w:rPr>
          <w:rFonts w:ascii="Lexend" w:cs="Lexend" w:eastAsia="Lexend" w:hAnsi="Lexend"/>
          <w:sz w:val="26"/>
          <w:szCs w:val="26"/>
          <w:highlight w:val="white"/>
        </w:rPr>
      </w:pPr>
      <w:r w:rsidDel="00000000" w:rsidR="00000000" w:rsidRPr="00000000">
        <w:rPr>
          <w:rFonts w:ascii="Lexend" w:cs="Lexend" w:eastAsia="Lexend" w:hAnsi="Lexend"/>
          <w:b w:val="1"/>
          <w:bCs w:val="1"/>
          <w:sz w:val="26"/>
          <w:szCs w:val="26"/>
          <w:highlight w:val="white"/>
          <w:rtl w:val="0"/>
        </w:rPr>
        <w:t xml:space="preserve">Controller</w:t>
      </w:r>
      <w:r w:rsidDel="00000000" w:rsidR="00000000" w:rsidRPr="00000000">
        <w:rPr>
          <w:rFonts w:ascii="Lexend" w:cs="Lexend" w:eastAsia="Lexend" w:hAnsi="Lexend"/>
          <w:sz w:val="26"/>
          <w:szCs w:val="26"/>
          <w:highlight w:val="white"/>
          <w:rtl w:val="0"/>
        </w:rPr>
        <w:t xml:space="preserve"> là một chương trình xác định hành vi của robot. Trong Webots, bộ điều khiển có thể được viết bằng nhiều ngôn ngữ lập trình khác nhau như: </w:t>
      </w:r>
      <w:r w:rsidDel="00000000" w:rsidR="00000000" w:rsidRPr="00000000">
        <w:rPr>
          <w:rFonts w:ascii="Lexend" w:cs="Lexend" w:eastAsia="Lexend" w:hAnsi="Lexend"/>
          <w:b w:val="1"/>
          <w:bCs w:val="1"/>
          <w:sz w:val="26"/>
          <w:szCs w:val="26"/>
          <w:highlight w:val="white"/>
          <w:rtl w:val="0"/>
        </w:rPr>
        <w:t xml:space="preserve">C, C++, Java, Python, MATLAB</w:t>
      </w:r>
      <w:r w:rsidDel="00000000" w:rsidR="00000000" w:rsidRPr="00000000">
        <w:rPr>
          <w:rFonts w:ascii="Lexend" w:cs="Lexend" w:eastAsia="Lexend" w:hAnsi="Lexend"/>
          <w:sz w:val="26"/>
          <w:szCs w:val="26"/>
          <w:highlight w:val="white"/>
          <w:rtl w:val="0"/>
        </w:rPr>
        <w:t xml:space="preserve">, v.v.</w:t>
        <w:br w:type="textWrapping"/>
        <w:tab/>
        <w:t xml:space="preserve">Dưới đây là một số lưu ý quan trọng về ngôn ngữ lập trình:</w:t>
      </w:r>
    </w:p>
    <w:p w:rsidR="00000000" w:rsidDel="00000000" w:rsidP="00000000" w:rsidRDefault="00000000" w:rsidRPr="00000000" w14:paraId="0000006F">
      <w:pPr>
        <w:numPr>
          <w:ilvl w:val="0"/>
          <w:numId w:val="9"/>
        </w:numPr>
        <w:spacing w:after="0" w:afterAutospacing="0" w:before="24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b w:val="1"/>
          <w:bCs w:val="1"/>
          <w:sz w:val="26"/>
          <w:szCs w:val="26"/>
          <w:highlight w:val="white"/>
          <w:rtl w:val="0"/>
        </w:rPr>
        <w:t xml:space="preserve">Ngôn ngữ cần biên dịch:</w:t>
      </w:r>
      <w:r w:rsidDel="00000000" w:rsidR="00000000" w:rsidRPr="00000000">
        <w:rPr>
          <w:rFonts w:ascii="Lexend" w:cs="Lexend" w:eastAsia="Lexend" w:hAnsi="Lexend"/>
          <w:sz w:val="26"/>
          <w:szCs w:val="26"/>
          <w:highlight w:val="white"/>
          <w:rtl w:val="0"/>
        </w:rPr>
        <w:t xml:space="preserve"> Đối với </w:t>
      </w:r>
      <w:r w:rsidDel="00000000" w:rsidR="00000000" w:rsidRPr="00000000">
        <w:rPr>
          <w:rFonts w:ascii="Lexend" w:cs="Lexend" w:eastAsia="Lexend" w:hAnsi="Lexend"/>
          <w:b w:val="1"/>
          <w:bCs w:val="1"/>
          <w:sz w:val="26"/>
          <w:szCs w:val="26"/>
          <w:highlight w:val="white"/>
          <w:rtl w:val="0"/>
        </w:rPr>
        <w:t xml:space="preserve">C, C++ và Java</w:t>
      </w:r>
      <w:r w:rsidDel="00000000" w:rsidR="00000000" w:rsidRPr="00000000">
        <w:rPr>
          <w:rFonts w:ascii="Lexend" w:cs="Lexend" w:eastAsia="Lexend" w:hAnsi="Lexend"/>
          <w:sz w:val="26"/>
          <w:szCs w:val="26"/>
          <w:highlight w:val="white"/>
          <w:rtl w:val="0"/>
        </w:rPr>
        <w:t xml:space="preserve">, bạn cần phải biên dịch (</w:t>
      </w:r>
      <w:r w:rsidDel="00000000" w:rsidR="00000000" w:rsidRPr="00000000">
        <w:rPr>
          <w:rFonts w:ascii="Lexend" w:cs="Lexend" w:eastAsia="Lexend" w:hAnsi="Lexend"/>
          <w:sz w:val="26"/>
          <w:szCs w:val="26"/>
          <w:highlight w:val="white"/>
          <w:rtl w:val="0"/>
        </w:rPr>
        <w:t xml:space="preserve">compile</w:t>
      </w:r>
      <w:r w:rsidDel="00000000" w:rsidR="00000000" w:rsidRPr="00000000">
        <w:rPr>
          <w:rFonts w:ascii="Lexend" w:cs="Lexend" w:eastAsia="Lexend" w:hAnsi="Lexend"/>
          <w:sz w:val="26"/>
          <w:szCs w:val="26"/>
          <w:highlight w:val="white"/>
          <w:rtl w:val="0"/>
        </w:rPr>
        <w:t xml:space="preserve">) mã nguồn thành file thực thi trước khi có thể chạy </w:t>
      </w:r>
      <w:r w:rsidDel="00000000" w:rsidR="00000000" w:rsidRPr="00000000">
        <w:rPr>
          <w:rFonts w:ascii="Lexend" w:cs="Lexend" w:eastAsia="Lexend" w:hAnsi="Lexend"/>
          <w:sz w:val="26"/>
          <w:szCs w:val="26"/>
          <w:highlight w:val="white"/>
          <w:rtl w:val="0"/>
        </w:rPr>
        <w:t xml:space="preserve">chúng</w:t>
      </w:r>
      <w:r w:rsidDel="00000000" w:rsidR="00000000" w:rsidRPr="00000000">
        <w:rPr>
          <w:rFonts w:ascii="Lexend" w:cs="Lexend" w:eastAsia="Lexend" w:hAnsi="Lexend"/>
          <w:sz w:val="26"/>
          <w:szCs w:val="26"/>
          <w:highlight w:val="white"/>
          <w:rtl w:val="0"/>
        </w:rPr>
        <w:t xml:space="preserve"> trên robot.</w:t>
      </w:r>
    </w:p>
    <w:p w:rsidR="00000000" w:rsidDel="00000000" w:rsidP="00000000" w:rsidRDefault="00000000" w:rsidRPr="00000000" w14:paraId="00000070">
      <w:pPr>
        <w:numPr>
          <w:ilvl w:val="0"/>
          <w:numId w:val="9"/>
        </w:numPr>
        <w:spacing w:after="24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b w:val="1"/>
          <w:bCs w:val="1"/>
          <w:sz w:val="26"/>
          <w:szCs w:val="26"/>
          <w:highlight w:val="white"/>
          <w:rtl w:val="0"/>
        </w:rPr>
        <w:t xml:space="preserve">Ngôn ngữ thông dịch:</w:t>
      </w:r>
      <w:r w:rsidDel="00000000" w:rsidR="00000000" w:rsidRPr="00000000">
        <w:rPr>
          <w:rFonts w:ascii="Lexend" w:cs="Lexend" w:eastAsia="Lexend" w:hAnsi="Lexend"/>
          <w:sz w:val="26"/>
          <w:szCs w:val="26"/>
          <w:highlight w:val="white"/>
          <w:rtl w:val="0"/>
        </w:rPr>
        <w:t xml:space="preserve"> </w:t>
      </w:r>
      <w:r w:rsidDel="00000000" w:rsidR="00000000" w:rsidRPr="00000000">
        <w:rPr>
          <w:rFonts w:ascii="Lexend" w:cs="Lexend" w:eastAsia="Lexend" w:hAnsi="Lexend"/>
          <w:b w:val="1"/>
          <w:bCs w:val="1"/>
          <w:sz w:val="26"/>
          <w:szCs w:val="26"/>
          <w:highlight w:val="white"/>
          <w:rtl w:val="0"/>
        </w:rPr>
        <w:t xml:space="preserve">Python và MATLAB</w:t>
      </w:r>
      <w:r w:rsidDel="00000000" w:rsidR="00000000" w:rsidRPr="00000000">
        <w:rPr>
          <w:rFonts w:ascii="Lexend" w:cs="Lexend" w:eastAsia="Lexend" w:hAnsi="Lexend"/>
          <w:sz w:val="26"/>
          <w:szCs w:val="26"/>
          <w:highlight w:val="white"/>
          <w:rtl w:val="0"/>
        </w:rPr>
        <w:t xml:space="preserve"> là các ngôn ngữ thông dịch, vì vậy chúng có thể chạy trực tiếp mà không cần bước biên dịch.</w:t>
      </w:r>
    </w:p>
    <w:p w:rsidR="00000000" w:rsidDel="00000000" w:rsidP="00000000" w:rsidRDefault="00000000" w:rsidRPr="00000000" w14:paraId="00000071">
      <w:pPr>
        <w:spacing w:after="240" w:before="240" w:lineRule="auto"/>
        <w:ind w:firstLine="720"/>
        <w:jc w:val="both"/>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Trong bài hướng dẫn này, chúng ta sẽ sử dụng </w:t>
      </w:r>
      <w:r w:rsidDel="00000000" w:rsidR="00000000" w:rsidRPr="00000000">
        <w:rPr>
          <w:rFonts w:ascii="Lexend" w:cs="Lexend" w:eastAsia="Lexend" w:hAnsi="Lexend"/>
          <w:b w:val="1"/>
          <w:bCs w:val="1"/>
          <w:sz w:val="26"/>
          <w:szCs w:val="26"/>
          <w:highlight w:val="white"/>
          <w:rtl w:val="0"/>
        </w:rPr>
        <w:t xml:space="preserve">C</w:t>
      </w:r>
      <w:r w:rsidDel="00000000" w:rsidR="00000000" w:rsidRPr="00000000">
        <w:rPr>
          <w:rFonts w:ascii="Lexend" w:cs="Lexend" w:eastAsia="Lexend" w:hAnsi="Lexend"/>
          <w:sz w:val="26"/>
          <w:szCs w:val="26"/>
          <w:highlight w:val="white"/>
          <w:rtl w:val="0"/>
        </w:rPr>
        <w:t xml:space="preserve"> làm ngôn ngữ tham chiếu. Tuy nhiên, tất cả các đoạn mã mẫu đều có sẵn phiên bản dành cho C++, Java, Python và MATLAB ( nằm trong webots documentation ). Nếu bạn muốn thiết lập bộ điều khiển bằng một ngôn ngữ khác, hãy tham khảo chương về ngôn ngữ lập trình trong tài liệu của Webots.</w:t>
      </w:r>
    </w:p>
    <w:p w:rsidR="00000000" w:rsidDel="00000000" w:rsidP="00000000" w:rsidRDefault="00000000" w:rsidRPr="00000000" w14:paraId="00000072">
      <w:pPr>
        <w:numPr>
          <w:ilvl w:val="0"/>
          <w:numId w:val="5"/>
        </w:numPr>
        <w:spacing w:after="240" w:before="240" w:lineRule="auto"/>
        <w:ind w:left="1133.858267716535" w:hanging="360"/>
        <w:jc w:val="both"/>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Những lệnh cơ bản để tạo bộ điều khiển</w:t>
      </w:r>
    </w:p>
    <w:p w:rsidR="00000000" w:rsidDel="00000000" w:rsidP="00000000" w:rsidRDefault="00000000" w:rsidRPr="00000000" w14:paraId="00000073">
      <w:pPr>
        <w:spacing w:after="240" w:before="240" w:lineRule="auto"/>
        <w:ind w:left="0" w:firstLine="566.9291338582675"/>
        <w:jc w:val="both"/>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Trường </w:t>
      </w:r>
      <w:r w:rsidDel="00000000" w:rsidR="00000000" w:rsidRPr="00000000">
        <w:rPr>
          <w:rFonts w:ascii="Lexend" w:cs="Lexend" w:eastAsia="Lexend" w:hAnsi="Lexend"/>
          <w:b w:val="1"/>
          <w:bCs w:val="1"/>
          <w:sz w:val="26"/>
          <w:szCs w:val="26"/>
          <w:highlight w:val="white"/>
          <w:rtl w:val="0"/>
        </w:rPr>
        <w:t xml:space="preserve">controller</w:t>
      </w:r>
      <w:r w:rsidDel="00000000" w:rsidR="00000000" w:rsidRPr="00000000">
        <w:rPr>
          <w:rFonts w:ascii="Lexend" w:cs="Lexend" w:eastAsia="Lexend" w:hAnsi="Lexend"/>
          <w:sz w:val="26"/>
          <w:szCs w:val="26"/>
          <w:highlight w:val="white"/>
          <w:rtl w:val="0"/>
        </w:rPr>
        <w:t xml:space="preserve"> của một nút </w:t>
      </w:r>
      <w:r w:rsidDel="00000000" w:rsidR="00000000" w:rsidRPr="00000000">
        <w:rPr>
          <w:rFonts w:ascii="Lexend" w:cs="Lexend" w:eastAsia="Lexend" w:hAnsi="Lexend"/>
          <w:b w:val="1"/>
          <w:bCs w:val="1"/>
          <w:sz w:val="26"/>
          <w:szCs w:val="26"/>
          <w:highlight w:val="white"/>
          <w:rtl w:val="0"/>
        </w:rPr>
        <w:t xml:space="preserve">Robot</w:t>
      </w:r>
      <w:r w:rsidDel="00000000" w:rsidR="00000000" w:rsidRPr="00000000">
        <w:rPr>
          <w:rFonts w:ascii="Lexend" w:cs="Lexend" w:eastAsia="Lexend" w:hAnsi="Lexend"/>
          <w:sz w:val="26"/>
          <w:szCs w:val="26"/>
          <w:highlight w:val="white"/>
          <w:rtl w:val="0"/>
        </w:rPr>
        <w:t xml:space="preserve"> xác định bộ điều khiển nào hiện đang được gắn với robot đó. Lưu ý </w:t>
      </w:r>
      <w:r w:rsidDel="00000000" w:rsidR="00000000" w:rsidRPr="00000000">
        <w:rPr>
          <w:rFonts w:ascii="Lexend" w:cs="Lexend" w:eastAsia="Lexend" w:hAnsi="Lexend"/>
          <w:sz w:val="26"/>
          <w:szCs w:val="26"/>
          <w:highlight w:val="white"/>
          <w:rtl w:val="0"/>
        </w:rPr>
        <w:t xml:space="preserve">rằng</w:t>
      </w:r>
      <w:r w:rsidDel="00000000" w:rsidR="00000000" w:rsidRPr="00000000">
        <w:rPr>
          <w:rFonts w:ascii="Lexend" w:cs="Lexend" w:eastAsia="Lexend" w:hAnsi="Lexend"/>
          <w:sz w:val="26"/>
          <w:szCs w:val="26"/>
          <w:highlight w:val="white"/>
          <w:rtl w:val="0"/>
        </w:rPr>
        <w:t xml:space="preserve">: </w:t>
      </w:r>
    </w:p>
    <w:p w:rsidR="00000000" w:rsidDel="00000000" w:rsidP="00000000" w:rsidRDefault="00000000" w:rsidRPr="00000000" w14:paraId="00000074">
      <w:pPr>
        <w:numPr>
          <w:ilvl w:val="0"/>
          <w:numId w:val="10"/>
        </w:numPr>
        <w:spacing w:after="0" w:afterAutospacing="0" w:before="240" w:line="240" w:lineRule="auto"/>
        <w:ind w:left="720" w:hanging="360"/>
        <w:jc w:val="both"/>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Một bộ điều khiển có thể được dùng cho nhiều robot cùng lúc.</w:t>
      </w:r>
    </w:p>
    <w:p w:rsidR="00000000" w:rsidDel="00000000" w:rsidP="00000000" w:rsidRDefault="00000000" w:rsidRPr="00000000" w14:paraId="00000075">
      <w:pPr>
        <w:numPr>
          <w:ilvl w:val="0"/>
          <w:numId w:val="10"/>
        </w:numPr>
        <w:spacing w:after="0" w:afterAutospacing="0" w:before="0" w:beforeAutospacing="0" w:line="240" w:lineRule="auto"/>
        <w:ind w:left="720" w:hanging="360"/>
        <w:jc w:val="both"/>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Tuy nhiên, một robot chỉ có thể sử dụng </w:t>
      </w:r>
      <w:r w:rsidDel="00000000" w:rsidR="00000000" w:rsidRPr="00000000">
        <w:rPr>
          <w:rFonts w:ascii="Lexend" w:cs="Lexend" w:eastAsia="Lexend" w:hAnsi="Lexend"/>
          <w:b w:val="1"/>
          <w:bCs w:val="1"/>
          <w:sz w:val="26"/>
          <w:szCs w:val="26"/>
          <w:highlight w:val="white"/>
          <w:rtl w:val="0"/>
        </w:rPr>
        <w:t xml:space="preserve">duy nhất một</w:t>
      </w:r>
      <w:r w:rsidDel="00000000" w:rsidR="00000000" w:rsidRPr="00000000">
        <w:rPr>
          <w:rFonts w:ascii="Lexend" w:cs="Lexend" w:eastAsia="Lexend" w:hAnsi="Lexend"/>
          <w:sz w:val="26"/>
          <w:szCs w:val="26"/>
          <w:highlight w:val="white"/>
          <w:rtl w:val="0"/>
        </w:rPr>
        <w:t xml:space="preserve"> bộ điều khiển tại một thời điểm.</w:t>
      </w:r>
    </w:p>
    <w:p w:rsidR="00000000" w:rsidDel="00000000" w:rsidP="00000000" w:rsidRDefault="00000000" w:rsidRPr="00000000" w14:paraId="00000076">
      <w:pPr>
        <w:numPr>
          <w:ilvl w:val="0"/>
          <w:numId w:val="10"/>
        </w:numPr>
        <w:spacing w:after="0" w:afterAutospacing="0" w:before="0" w:beforeAutospacing="0" w:line="240" w:lineRule="auto"/>
        <w:ind w:left="720" w:hanging="360"/>
        <w:jc w:val="both"/>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Mỗi bộ điều khiển được thực thi trong một tiến trình con riêng biệt (thường do Webots tạo ra). Vì là các tiến trình độc lập, chúng không chia sẻ không gian địa chỉ và có thể chạy trên các nhân xử lý khác nhau của CPU.</w:t>
      </w:r>
    </w:p>
    <w:p w:rsidR="00000000" w:rsidDel="00000000" w:rsidP="00000000" w:rsidRDefault="00000000" w:rsidRPr="00000000" w14:paraId="00000077">
      <w:pPr>
        <w:numPr>
          <w:ilvl w:val="0"/>
          <w:numId w:val="10"/>
        </w:numPr>
        <w:spacing w:after="240" w:before="0" w:beforeAutospacing="0" w:line="240" w:lineRule="auto"/>
        <w:ind w:left="720" w:hanging="360"/>
        <w:jc w:val="both"/>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Controller không phải là một đoạn script nằm trong world .wbt. Nó là một chương trình riêng, sẽ được biên dịch, sẽ được biên dịch (C/C++), chạy như một process độc lập. Robot chỉ gọi chương trình này để lấy lệnh điều khiển</w:t>
      </w:r>
      <w:r w:rsidDel="00000000" w:rsidR="00000000" w:rsidRPr="00000000">
        <w:rPr>
          <w:rtl w:val="0"/>
        </w:rPr>
      </w:r>
    </w:p>
    <w:p w:rsidR="00000000" w:rsidDel="00000000" w:rsidP="00000000" w:rsidRDefault="00000000" w:rsidRPr="00000000" w14:paraId="00000078">
      <w:pPr>
        <w:spacing w:after="240" w:before="240" w:lineRule="auto"/>
        <w:ind w:left="0" w:firstLine="566.9291338582675"/>
        <w:jc w:val="both"/>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Bây giờ, chúng ta sẽ thực hành tạo một bộ điều khiển ( controller ) mới: </w:t>
      </w:r>
    </w:p>
    <w:p w:rsidR="00000000" w:rsidDel="00000000" w:rsidP="00000000" w:rsidRDefault="00000000" w:rsidRPr="00000000" w14:paraId="00000079">
      <w:pPr>
        <w:spacing w:after="240" w:before="240" w:lineRule="auto"/>
        <w:ind w:left="0" w:firstLine="566.9291338582675"/>
        <w:jc w:val="both"/>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07A">
      <w:pPr>
        <w:spacing w:after="240" w:before="240" w:lineRule="auto"/>
        <w:jc w:val="both"/>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Bước 1: Tạo tệp điều khiển</w:t>
      </w:r>
    </w:p>
    <w:p w:rsidR="00000000" w:rsidDel="00000000" w:rsidP="00000000" w:rsidRDefault="00000000" w:rsidRPr="00000000" w14:paraId="0000007B">
      <w:pPr>
        <w:numPr>
          <w:ilvl w:val="0"/>
          <w:numId w:val="3"/>
        </w:numPr>
        <w:spacing w:after="0" w:afterAutospacing="0" w:before="24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Vào menu </w:t>
      </w:r>
      <w:r w:rsidDel="00000000" w:rsidR="00000000" w:rsidRPr="00000000">
        <w:rPr>
          <w:rFonts w:ascii="Lexend" w:cs="Lexend" w:eastAsia="Lexend" w:hAnsi="Lexend"/>
          <w:b w:val="1"/>
          <w:bCs w:val="1"/>
          <w:sz w:val="26"/>
          <w:szCs w:val="26"/>
          <w:highlight w:val="white"/>
          <w:rtl w:val="0"/>
        </w:rPr>
        <w:t xml:space="preserve">File / New / New Robot Controller… </w:t>
      </w:r>
    </w:p>
    <w:p w:rsidR="00000000" w:rsidDel="00000000" w:rsidP="00000000" w:rsidRDefault="00000000" w:rsidRPr="00000000" w14:paraId="0000007C">
      <w:pPr>
        <w:numPr>
          <w:ilvl w:val="0"/>
          <w:numId w:val="3"/>
        </w:numPr>
        <w:spacing w:after="0" w:afterAutospacing="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Chọn ngôn ngữ </w:t>
      </w:r>
      <w:r w:rsidDel="00000000" w:rsidR="00000000" w:rsidRPr="00000000">
        <w:rPr>
          <w:rFonts w:ascii="Lexend" w:cs="Lexend" w:eastAsia="Lexend" w:hAnsi="Lexend"/>
          <w:b w:val="1"/>
          <w:bCs w:val="1"/>
          <w:sz w:val="26"/>
          <w:szCs w:val="26"/>
          <w:highlight w:val="white"/>
          <w:rtl w:val="0"/>
        </w:rPr>
        <w:t xml:space="preserve">C</w:t>
      </w:r>
      <w:r w:rsidDel="00000000" w:rsidR="00000000" w:rsidRPr="00000000">
        <w:rPr>
          <w:rFonts w:ascii="Lexend" w:cs="Lexend" w:eastAsia="Lexend" w:hAnsi="Lexend"/>
          <w:sz w:val="26"/>
          <w:szCs w:val="26"/>
          <w:highlight w:val="white"/>
          <w:rtl w:val="0"/>
        </w:rPr>
        <w:t xml:space="preserve"> (hoặc ngôn ngữ bạn thích). Sau đó nháy Next</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Đặt tên cho bộ điều khiển là </w:t>
      </w:r>
      <w:r w:rsidDel="00000000" w:rsidR="00000000" w:rsidRPr="00000000">
        <w:rPr>
          <w:rFonts w:ascii="Roboto Mono" w:cs="Roboto Mono" w:eastAsia="Roboto Mono" w:hAnsi="Roboto Mono"/>
          <w:color w:val="188038"/>
          <w:sz w:val="26"/>
          <w:szCs w:val="26"/>
          <w:highlight w:val="white"/>
          <w:rtl w:val="0"/>
        </w:rPr>
        <w:t xml:space="preserve">epuck_go_forward</w:t>
      </w:r>
      <w:r w:rsidDel="00000000" w:rsidR="00000000" w:rsidRPr="00000000">
        <w:rPr>
          <w:rFonts w:ascii="Lexend" w:cs="Lexend" w:eastAsia="Lexend" w:hAnsi="Lexend"/>
          <w:sz w:val="26"/>
          <w:szCs w:val="26"/>
          <w:highlight w:val="white"/>
          <w:rtl w:val="0"/>
        </w:rPr>
        <w:t xml:space="preserve"> (Nếu dùng C++ hoặc Java, hãy đặt tên theo chuẩn CamelCase là </w:t>
      </w:r>
      <w:r w:rsidDel="00000000" w:rsidR="00000000" w:rsidRPr="00000000">
        <w:rPr>
          <w:rFonts w:ascii="Roboto Mono" w:cs="Roboto Mono" w:eastAsia="Roboto Mono" w:hAnsi="Roboto Mono"/>
          <w:color w:val="188038"/>
          <w:sz w:val="26"/>
          <w:szCs w:val="26"/>
          <w:highlight w:val="white"/>
          <w:rtl w:val="0"/>
        </w:rPr>
        <w:t xml:space="preserve">EPuckGoForward</w:t>
      </w: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7E">
      <w:pPr>
        <w:numPr>
          <w:ilvl w:val="0"/>
          <w:numId w:val="3"/>
        </w:numPr>
        <w:spacing w:after="24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Thao tác này sẽ tạo một thư mục cùng tên trong đường dẫn </w:t>
      </w:r>
      <w:r w:rsidDel="00000000" w:rsidR="00000000" w:rsidRPr="00000000">
        <w:rPr>
          <w:rFonts w:ascii="Roboto Mono" w:cs="Roboto Mono" w:eastAsia="Roboto Mono" w:hAnsi="Roboto Mono"/>
          <w:color w:val="188038"/>
          <w:sz w:val="26"/>
          <w:szCs w:val="26"/>
          <w:highlight w:val="white"/>
          <w:rtl w:val="0"/>
        </w:rPr>
        <w:t xml:space="preserve">my_first_simulation</w:t>
      </w:r>
      <w:r w:rsidDel="00000000" w:rsidR="00000000" w:rsidRPr="00000000">
        <w:rPr>
          <w:rFonts w:ascii="Roboto Mono" w:cs="Roboto Mono" w:eastAsia="Roboto Mono" w:hAnsi="Roboto Mono"/>
          <w:color w:val="188038"/>
          <w:sz w:val="26"/>
          <w:szCs w:val="26"/>
          <w:highlight w:val="white"/>
          <w:rtl w:val="0"/>
        </w:rPr>
        <w:t xml:space="preserve">/</w:t>
      </w:r>
      <w:r w:rsidDel="00000000" w:rsidR="00000000" w:rsidRPr="00000000">
        <w:rPr>
          <w:rFonts w:ascii="Roboto Mono" w:cs="Roboto Mono" w:eastAsia="Roboto Mono" w:hAnsi="Roboto Mono"/>
          <w:color w:val="188038"/>
          <w:sz w:val="26"/>
          <w:szCs w:val="26"/>
          <w:highlight w:val="white"/>
          <w:rtl w:val="0"/>
        </w:rPr>
        <w:t xml:space="preserve">controllers</w:t>
      </w: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7F">
      <w:pPr>
        <w:spacing w:after="240" w:before="240" w:lineRule="auto"/>
        <w:ind w:left="2160" w:firstLine="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Pr>
        <w:drawing>
          <wp:inline distB="114300" distT="114300" distL="114300" distR="114300">
            <wp:extent cx="3043238" cy="3867150"/>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043238" cy="3867150"/>
                    </a:xfrm>
                    <a:prstGeom prst="rect"/>
                    <a:ln/>
                  </pic:spPr>
                </pic:pic>
              </a:graphicData>
            </a:graphic>
          </wp:inline>
        </w:drawing>
      </w:r>
      <w:r w:rsidDel="00000000" w:rsidR="00000000" w:rsidRPr="00000000">
        <w:rPr>
          <w:rFonts w:ascii="Lexend" w:cs="Lexend" w:eastAsia="Lexend" w:hAnsi="Lexend"/>
          <w:sz w:val="26"/>
          <w:szCs w:val="26"/>
          <w:highlight w:val="white"/>
          <w:rtl w:val="0"/>
        </w:rPr>
        <w:br w:type="textWrapping"/>
        <w:tab/>
        <w:tab/>
      </w:r>
      <w:r w:rsidDel="00000000" w:rsidR="00000000" w:rsidRPr="00000000">
        <w:rPr>
          <w:rFonts w:ascii="Lexend" w:cs="Lexend" w:eastAsia="Lexend" w:hAnsi="Lexend"/>
          <w:i w:val="1"/>
          <w:iCs w:val="1"/>
          <w:sz w:val="26"/>
          <w:szCs w:val="26"/>
          <w:highlight w:val="white"/>
          <w:rtl w:val="0"/>
        </w:rPr>
        <w:t xml:space="preserve">Hình minh họa</w:t>
      </w:r>
      <w:r w:rsidDel="00000000" w:rsidR="00000000" w:rsidRPr="00000000">
        <w:rPr>
          <w:rFonts w:ascii="Lexend" w:cs="Lexend" w:eastAsia="Lexend" w:hAnsi="Lexend"/>
          <w:sz w:val="26"/>
          <w:szCs w:val="26"/>
          <w:highlight w:val="white"/>
          <w:rtl w:val="0"/>
        </w:rPr>
        <w:br w:type="textWrapping"/>
      </w:r>
    </w:p>
    <w:p w:rsidR="00000000" w:rsidDel="00000000" w:rsidP="00000000" w:rsidRDefault="00000000" w:rsidRPr="00000000" w14:paraId="00000080">
      <w:pPr>
        <w:spacing w:after="240" w:before="240" w:lineRule="auto"/>
        <w:ind w:left="0" w:firstLine="0"/>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Bước 2: Mở trình soạn thảo</w:t>
      </w:r>
    </w:p>
    <w:p w:rsidR="00000000" w:rsidDel="00000000" w:rsidP="00000000" w:rsidRDefault="00000000" w:rsidRPr="00000000" w14:paraId="00000081">
      <w:pPr>
        <w:numPr>
          <w:ilvl w:val="0"/>
          <w:numId w:val="7"/>
        </w:numPr>
        <w:spacing w:after="0" w:afterAutospacing="0" w:before="24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Chọn tùy chọn mở tệp nguồn (source file) bằng trình soạn thảo văn bản (</w:t>
      </w:r>
      <w:r w:rsidDel="00000000" w:rsidR="00000000" w:rsidRPr="00000000">
        <w:rPr>
          <w:rFonts w:ascii="Lexend" w:cs="Lexend" w:eastAsia="Lexend" w:hAnsi="Lexend"/>
          <w:b w:val="1"/>
          <w:bCs w:val="1"/>
          <w:sz w:val="26"/>
          <w:szCs w:val="26"/>
          <w:highlight w:val="white"/>
          <w:rtl w:val="0"/>
        </w:rPr>
        <w:t xml:space="preserve">text editor</w:t>
      </w: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82">
      <w:pPr>
        <w:numPr>
          <w:ilvl w:val="0"/>
          <w:numId w:val="7"/>
        </w:numPr>
        <w:spacing w:after="0" w:afterAutospacing="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Tệp nguồn mới sẽ hiển thị trong cửa sổ soạn thảo của Webots.</w:t>
      </w:r>
    </w:p>
    <w:p w:rsidR="00000000" w:rsidDel="00000000" w:rsidP="00000000" w:rsidRDefault="00000000" w:rsidRPr="00000000" w14:paraId="00000083">
      <w:pPr>
        <w:numPr>
          <w:ilvl w:val="0"/>
          <w:numId w:val="7"/>
        </w:numPr>
        <w:spacing w:after="24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Mã nguồn này có thể biên dịch ngay (nếu là C, C++ hoặc Java) mà không cần chỉnh sửa gì, tuy nhiên hiện tại nó chưa có tác dụng điều khiển robot thực tế.</w:t>
      </w:r>
    </w:p>
    <w:p w:rsidR="00000000" w:rsidDel="00000000" w:rsidP="00000000" w:rsidRDefault="00000000" w:rsidRPr="00000000" w14:paraId="00000084">
      <w:pPr>
        <w:spacing w:after="240" w:before="240" w:lineRule="auto"/>
        <w:ind w:left="0" w:firstLine="0"/>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Bước 3: Liên kết </w:t>
      </w:r>
      <w:r w:rsidDel="00000000" w:rsidR="00000000" w:rsidRPr="00000000">
        <w:rPr>
          <w:rFonts w:ascii="Lexend" w:cs="Lexend" w:eastAsia="Lexend" w:hAnsi="Lexend"/>
          <w:b w:val="1"/>
          <w:bCs w:val="1"/>
          <w:sz w:val="26"/>
          <w:szCs w:val="26"/>
          <w:highlight w:val="white"/>
          <w:rtl w:val="0"/>
        </w:rPr>
        <w:t xml:space="preserve">Controller</w:t>
      </w:r>
      <w:r w:rsidDel="00000000" w:rsidR="00000000" w:rsidRPr="00000000">
        <w:rPr>
          <w:rFonts w:ascii="Lexend" w:cs="Lexend" w:eastAsia="Lexend" w:hAnsi="Lexend"/>
          <w:b w:val="1"/>
          <w:bCs w:val="1"/>
          <w:sz w:val="26"/>
          <w:szCs w:val="26"/>
          <w:highlight w:val="white"/>
          <w:rtl w:val="0"/>
        </w:rPr>
        <w:t xml:space="preserve"> với Robot</w:t>
      </w:r>
    </w:p>
    <w:p w:rsidR="00000000" w:rsidDel="00000000" w:rsidP="00000000" w:rsidRDefault="00000000" w:rsidRPr="00000000" w14:paraId="00000085">
      <w:pPr>
        <w:spacing w:after="240" w:before="240" w:lineRule="auto"/>
        <w:ind w:left="0" w:firstLine="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Bây giờ, chúng ta sẽ liên kết bộ điều khiển </w:t>
      </w:r>
      <w:r w:rsidDel="00000000" w:rsidR="00000000" w:rsidRPr="00000000">
        <w:rPr>
          <w:rFonts w:ascii="Roboto Mono" w:cs="Roboto Mono" w:eastAsia="Roboto Mono" w:hAnsi="Roboto Mono"/>
          <w:color w:val="188038"/>
          <w:sz w:val="26"/>
          <w:szCs w:val="26"/>
          <w:highlight w:val="white"/>
          <w:rtl w:val="0"/>
        </w:rPr>
        <w:t xml:space="preserve">epuck_go_forward</w:t>
      </w:r>
      <w:r w:rsidDel="00000000" w:rsidR="00000000" w:rsidRPr="00000000">
        <w:rPr>
          <w:rFonts w:ascii="Lexend" w:cs="Lexend" w:eastAsia="Lexend" w:hAnsi="Lexend"/>
          <w:sz w:val="26"/>
          <w:szCs w:val="26"/>
          <w:highlight w:val="white"/>
          <w:rtl w:val="0"/>
        </w:rPr>
        <w:t xml:space="preserve"> vừa tạo vào Node </w:t>
      </w:r>
      <w:r w:rsidDel="00000000" w:rsidR="00000000" w:rsidRPr="00000000">
        <w:rPr>
          <w:rFonts w:ascii="Lexend" w:cs="Lexend" w:eastAsia="Lexend" w:hAnsi="Lexend"/>
          <w:b w:val="1"/>
          <w:bCs w:val="1"/>
          <w:sz w:val="26"/>
          <w:szCs w:val="26"/>
          <w:highlight w:val="white"/>
          <w:rtl w:val="0"/>
        </w:rPr>
        <w:t xml:space="preserve">E-puck</w:t>
      </w:r>
      <w:r w:rsidDel="00000000" w:rsidR="00000000" w:rsidRPr="00000000">
        <w:rPr>
          <w:rFonts w:ascii="Lexend" w:cs="Lexend" w:eastAsia="Lexend" w:hAnsi="Lexend"/>
          <w:sz w:val="26"/>
          <w:szCs w:val="26"/>
          <w:highlight w:val="white"/>
          <w:rtl w:val="0"/>
        </w:rPr>
        <w:t xml:space="preserve"> trong Scene Tree: </w:t>
      </w:r>
    </w:p>
    <w:p w:rsidR="00000000" w:rsidDel="00000000" w:rsidP="00000000" w:rsidRDefault="00000000" w:rsidRPr="00000000" w14:paraId="00000086">
      <w:pPr>
        <w:numPr>
          <w:ilvl w:val="0"/>
          <w:numId w:val="1"/>
        </w:numPr>
        <w:spacing w:after="0" w:afterAutospacing="0" w:before="24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Trong cửa sổ </w:t>
      </w:r>
      <w:r w:rsidDel="00000000" w:rsidR="00000000" w:rsidRPr="00000000">
        <w:rPr>
          <w:rFonts w:ascii="Lexend" w:cs="Lexend" w:eastAsia="Lexend" w:hAnsi="Lexend"/>
          <w:b w:val="1"/>
          <w:bCs w:val="1"/>
          <w:sz w:val="26"/>
          <w:szCs w:val="26"/>
          <w:highlight w:val="white"/>
          <w:rtl w:val="0"/>
        </w:rPr>
        <w:t xml:space="preserve">Scene Tree</w:t>
      </w:r>
      <w:r w:rsidDel="00000000" w:rsidR="00000000" w:rsidRPr="00000000">
        <w:rPr>
          <w:rFonts w:ascii="Lexend" w:cs="Lexend" w:eastAsia="Lexend" w:hAnsi="Lexend"/>
          <w:sz w:val="26"/>
          <w:szCs w:val="26"/>
          <w:highlight w:val="white"/>
          <w:rtl w:val="0"/>
        </w:rPr>
        <w:t xml:space="preserve">, tìm đến Node </w:t>
      </w:r>
      <w:r w:rsidDel="00000000" w:rsidR="00000000" w:rsidRPr="00000000">
        <w:rPr>
          <w:rFonts w:ascii="Lexend" w:cs="Lexend" w:eastAsia="Lexend" w:hAnsi="Lexend"/>
          <w:b w:val="1"/>
          <w:bCs w:val="1"/>
          <w:sz w:val="26"/>
          <w:szCs w:val="26"/>
          <w:highlight w:val="white"/>
          <w:rtl w:val="0"/>
        </w:rPr>
        <w:t xml:space="preserve">E-puck</w:t>
      </w:r>
      <w:r w:rsidDel="00000000" w:rsidR="00000000" w:rsidRPr="00000000">
        <w:rPr>
          <w:rFonts w:ascii="Lexend" w:cs="Lexend" w:eastAsia="Lexend" w:hAnsi="Lexend"/>
          <w:sz w:val="26"/>
          <w:szCs w:val="26"/>
          <w:highlight w:val="white"/>
          <w:rtl w:val="0"/>
        </w:rPr>
        <w:t xml:space="preserve"> (có thể cần cuộn xuống dưới cùng).</w:t>
      </w:r>
    </w:p>
    <w:p w:rsidR="00000000" w:rsidDel="00000000" w:rsidP="00000000" w:rsidRDefault="00000000" w:rsidRPr="00000000" w14:paraId="00000087">
      <w:pPr>
        <w:numPr>
          <w:ilvl w:val="0"/>
          <w:numId w:val="1"/>
        </w:numPr>
        <w:spacing w:after="0" w:afterAutospacing="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Mở rộng nút </w:t>
      </w:r>
      <w:r w:rsidDel="00000000" w:rsidR="00000000" w:rsidRPr="00000000">
        <w:rPr>
          <w:rFonts w:ascii="Lexend" w:cs="Lexend" w:eastAsia="Lexend" w:hAnsi="Lexend"/>
          <w:b w:val="1"/>
          <w:bCs w:val="1"/>
          <w:sz w:val="26"/>
          <w:szCs w:val="26"/>
          <w:highlight w:val="white"/>
          <w:rtl w:val="0"/>
        </w:rPr>
        <w:t xml:space="preserve">E-puck</w:t>
      </w:r>
      <w:r w:rsidDel="00000000" w:rsidR="00000000" w:rsidRPr="00000000">
        <w:rPr>
          <w:rFonts w:ascii="Lexend" w:cs="Lexend" w:eastAsia="Lexend" w:hAnsi="Lexend"/>
          <w:sz w:val="26"/>
          <w:szCs w:val="26"/>
          <w:highlight w:val="white"/>
          <w:rtl w:val="0"/>
        </w:rPr>
        <w:t xml:space="preserve"> bằng cách nhấn vào dấu mũi tên bên cạnh.</w:t>
      </w:r>
    </w:p>
    <w:p w:rsidR="00000000" w:rsidDel="00000000" w:rsidP="00000000" w:rsidRDefault="00000000" w:rsidRPr="00000000" w14:paraId="00000088">
      <w:pPr>
        <w:numPr>
          <w:ilvl w:val="0"/>
          <w:numId w:val="1"/>
        </w:numPr>
        <w:spacing w:after="0" w:afterAutospacing="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Tìm trường có tên là </w:t>
      </w:r>
      <w:r w:rsidDel="00000000" w:rsidR="00000000" w:rsidRPr="00000000">
        <w:rPr>
          <w:rFonts w:ascii="Roboto Mono" w:cs="Roboto Mono" w:eastAsia="Roboto Mono" w:hAnsi="Roboto Mono"/>
          <w:color w:val="188038"/>
          <w:sz w:val="26"/>
          <w:szCs w:val="26"/>
          <w:highlight w:val="white"/>
          <w:rtl w:val="0"/>
        </w:rPr>
        <w:t xml:space="preserve">controller</w:t>
      </w: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89">
      <w:pPr>
        <w:numPr>
          <w:ilvl w:val="0"/>
          <w:numId w:val="1"/>
        </w:numPr>
        <w:spacing w:after="0" w:afterAutospacing="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Nhấp vào giá trị hiện tại (thường là </w:t>
      </w:r>
      <w:r w:rsidDel="00000000" w:rsidR="00000000" w:rsidRPr="00000000">
        <w:rPr>
          <w:rFonts w:ascii="Roboto Mono" w:cs="Roboto Mono" w:eastAsia="Roboto Mono" w:hAnsi="Roboto Mono"/>
          <w:color w:val="188038"/>
          <w:sz w:val="26"/>
          <w:szCs w:val="26"/>
          <w:highlight w:val="white"/>
          <w:rtl w:val="0"/>
        </w:rPr>
        <w:t xml:space="preserve">"void"</w:t>
      </w:r>
      <w:r w:rsidDel="00000000" w:rsidR="00000000" w:rsidRPr="00000000">
        <w:rPr>
          <w:rFonts w:ascii="Lexend" w:cs="Lexend" w:eastAsia="Lexend" w:hAnsi="Lexend"/>
          <w:sz w:val="26"/>
          <w:szCs w:val="26"/>
          <w:highlight w:val="white"/>
          <w:rtl w:val="0"/>
        </w:rPr>
        <w:t xml:space="preserve"> hoặc một tên mặc định khác) và nhấn nút </w:t>
      </w:r>
      <w:r w:rsidDel="00000000" w:rsidR="00000000" w:rsidRPr="00000000">
        <w:rPr>
          <w:rFonts w:ascii="Lexend" w:cs="Lexend" w:eastAsia="Lexend" w:hAnsi="Lexend"/>
          <w:b w:val="1"/>
          <w:bCs w:val="1"/>
          <w:sz w:val="26"/>
          <w:szCs w:val="26"/>
          <w:highlight w:val="white"/>
          <w:rtl w:val="0"/>
        </w:rPr>
        <w:t xml:space="preserve">Select...</w:t>
      </w: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8A">
      <w:pPr>
        <w:numPr>
          <w:ilvl w:val="0"/>
          <w:numId w:val="1"/>
        </w:numPr>
        <w:spacing w:after="24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Chọn </w:t>
      </w:r>
      <w:r w:rsidDel="00000000" w:rsidR="00000000" w:rsidRPr="00000000">
        <w:rPr>
          <w:rFonts w:ascii="Roboto Mono" w:cs="Roboto Mono" w:eastAsia="Roboto Mono" w:hAnsi="Roboto Mono"/>
          <w:color w:val="188038"/>
          <w:sz w:val="26"/>
          <w:szCs w:val="26"/>
          <w:highlight w:val="white"/>
          <w:rtl w:val="0"/>
        </w:rPr>
        <w:t xml:space="preserve">epuck_go_forward</w:t>
      </w:r>
      <w:r w:rsidDel="00000000" w:rsidR="00000000" w:rsidRPr="00000000">
        <w:rPr>
          <w:rFonts w:ascii="Lexend" w:cs="Lexend" w:eastAsia="Lexend" w:hAnsi="Lexend"/>
          <w:sz w:val="26"/>
          <w:szCs w:val="26"/>
          <w:highlight w:val="white"/>
          <w:rtl w:val="0"/>
        </w:rPr>
        <w:t xml:space="preserve"> từ danh sách hiện ra và nhấn </w:t>
      </w:r>
      <w:r w:rsidDel="00000000" w:rsidR="00000000" w:rsidRPr="00000000">
        <w:rPr>
          <w:rFonts w:ascii="Lexend" w:cs="Lexend" w:eastAsia="Lexend" w:hAnsi="Lexend"/>
          <w:b w:val="1"/>
          <w:bCs w:val="1"/>
          <w:sz w:val="26"/>
          <w:szCs w:val="26"/>
          <w:highlight w:val="white"/>
          <w:rtl w:val="0"/>
        </w:rPr>
        <w:t xml:space="preserve">OK</w:t>
      </w: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8B">
      <w:pPr>
        <w:spacing w:after="240" w:before="240" w:lineRule="auto"/>
        <w:ind w:left="720" w:firstLine="72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Pr>
        <w:drawing>
          <wp:inline distB="114300" distT="114300" distL="114300" distR="114300">
            <wp:extent cx="3890963" cy="2553040"/>
            <wp:effectExtent b="0" l="0" r="0" t="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890963" cy="2553040"/>
                    </a:xfrm>
                    <a:prstGeom prst="rect"/>
                    <a:ln/>
                  </pic:spPr>
                </pic:pic>
              </a:graphicData>
            </a:graphic>
          </wp:inline>
        </w:drawing>
      </w:r>
      <w:r w:rsidDel="00000000" w:rsidR="00000000" w:rsidRPr="00000000">
        <w:rPr>
          <w:rFonts w:ascii="Lexend" w:cs="Lexend" w:eastAsia="Lexend" w:hAnsi="Lexend"/>
          <w:sz w:val="26"/>
          <w:szCs w:val="26"/>
          <w:highlight w:val="white"/>
          <w:rtl w:val="0"/>
        </w:rPr>
        <w:br w:type="textWrapping"/>
        <w:tab/>
        <w:tab/>
        <w:tab/>
        <w:tab/>
        <w:t xml:space="preserve">Hình minh họa </w:t>
      </w:r>
    </w:p>
    <w:p w:rsidR="00000000" w:rsidDel="00000000" w:rsidP="00000000" w:rsidRDefault="00000000" w:rsidRPr="00000000" w14:paraId="0000008C">
      <w:pPr>
        <w:spacing w:after="240" w:before="240" w:lineRule="auto"/>
        <w:ind w:left="1133.858267716535" w:hanging="270"/>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C. Cho Robot hoạt động theo bộ điều khiển</w:t>
      </w:r>
    </w:p>
    <w:p w:rsidR="00000000" w:rsidDel="00000000" w:rsidP="00000000" w:rsidRDefault="00000000" w:rsidRPr="00000000" w14:paraId="0000008D">
      <w:pPr>
        <w:spacing w:after="240" w:before="240" w:lineRule="auto"/>
        <w:ind w:left="566.9291338582675" w:firstLine="566.9291338582675"/>
        <w:rPr>
          <w:rFonts w:ascii="Lexend" w:cs="Lexend" w:eastAsia="Lexend" w:hAnsi="Lexend"/>
          <w:i w:val="1"/>
          <w:iCs w:val="1"/>
          <w:sz w:val="26"/>
          <w:szCs w:val="26"/>
          <w:highlight w:val="white"/>
        </w:rPr>
      </w:pPr>
      <w:r w:rsidDel="00000000" w:rsidR="00000000" w:rsidRPr="00000000">
        <w:rPr>
          <w:rFonts w:ascii="Lexend" w:cs="Lexend" w:eastAsia="Lexend" w:hAnsi="Lexend"/>
          <w:sz w:val="26"/>
          <w:szCs w:val="26"/>
          <w:highlight w:val="white"/>
          <w:rtl w:val="0"/>
        </w:rPr>
        <w:t xml:space="preserve">Bây giờ, hãy chỉnh sửa chương trình bằng cách thêm thư viện điều khiển động cơ và thiết lập vị trí cho động cơ theo đoạn mã sau: </w:t>
        <w:br w:type="textWrapping"/>
        <w:tab/>
        <w:tab/>
        <w:tab/>
      </w:r>
      <w:r w:rsidDel="00000000" w:rsidR="00000000" w:rsidRPr="00000000">
        <w:rPr>
          <w:rFonts w:ascii="Lexend" w:cs="Lexend" w:eastAsia="Lexend" w:hAnsi="Lexend"/>
          <w:sz w:val="26"/>
          <w:szCs w:val="26"/>
          <w:highlight w:val="white"/>
        </w:rPr>
        <w:drawing>
          <wp:inline distB="114300" distT="114300" distL="114300" distR="114300">
            <wp:extent cx="3424238" cy="2514600"/>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424238" cy="2514600"/>
                    </a:xfrm>
                    <a:prstGeom prst="rect"/>
                    <a:ln/>
                  </pic:spPr>
                </pic:pic>
              </a:graphicData>
            </a:graphic>
          </wp:inline>
        </w:drawing>
      </w:r>
      <w:r w:rsidDel="00000000" w:rsidR="00000000" w:rsidRPr="00000000">
        <w:rPr>
          <w:rFonts w:ascii="Lexend" w:cs="Lexend" w:eastAsia="Lexend" w:hAnsi="Lexend"/>
          <w:sz w:val="26"/>
          <w:szCs w:val="26"/>
          <w:highlight w:val="white"/>
          <w:rtl w:val="0"/>
        </w:rPr>
        <w:br w:type="textWrapping"/>
        <w:tab/>
        <w:tab/>
        <w:tab/>
        <w:tab/>
      </w:r>
      <w:r w:rsidDel="00000000" w:rsidR="00000000" w:rsidRPr="00000000">
        <w:rPr>
          <w:rFonts w:ascii="Lexend" w:cs="Lexend" w:eastAsia="Lexend" w:hAnsi="Lexend"/>
          <w:i w:val="1"/>
          <w:iCs w:val="1"/>
          <w:sz w:val="26"/>
          <w:szCs w:val="26"/>
          <w:highlight w:val="white"/>
          <w:rtl w:val="0"/>
        </w:rPr>
        <w:t xml:space="preserve">Đoạn mã cho robot tiến thẳng</w:t>
      </w:r>
    </w:p>
    <w:p w:rsidR="00000000" w:rsidDel="00000000" w:rsidP="00000000" w:rsidRDefault="00000000" w:rsidRPr="00000000" w14:paraId="0000008E">
      <w:pPr>
        <w:pStyle w:val="Heading3"/>
        <w:keepNext w:val="0"/>
        <w:keepLines w:val="0"/>
        <w:spacing w:before="280" w:lineRule="auto"/>
        <w:ind w:left="720" w:firstLine="0"/>
        <w:rPr>
          <w:rFonts w:ascii="Lexend" w:cs="Lexend" w:eastAsia="Lexend" w:hAnsi="Lexend"/>
          <w:b w:val="1"/>
          <w:bCs w:val="1"/>
          <w:color w:val="000000"/>
          <w:sz w:val="26"/>
          <w:szCs w:val="26"/>
          <w:highlight w:val="white"/>
        </w:rPr>
      </w:pPr>
      <w:bookmarkStart w:colFirst="0" w:colLast="0" w:name="_lgonocabaujm" w:id="0"/>
      <w:bookmarkEnd w:id="0"/>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ind w:left="0" w:firstLine="0"/>
        <w:rPr>
          <w:rFonts w:ascii="Lexend" w:cs="Lexend" w:eastAsia="Lexend" w:hAnsi="Lexend"/>
          <w:b w:val="1"/>
          <w:bCs w:val="1"/>
          <w:color w:val="000000"/>
          <w:sz w:val="26"/>
          <w:szCs w:val="26"/>
          <w:highlight w:val="white"/>
        </w:rPr>
      </w:pPr>
      <w:bookmarkStart w:colFirst="0" w:colLast="0" w:name="_kuu0hrn073gg" w:id="1"/>
      <w:bookmarkEnd w:id="1"/>
      <w:r w:rsidDel="00000000" w:rsidR="00000000" w:rsidRPr="00000000">
        <w:rPr>
          <w:rFonts w:ascii="Lexend" w:cs="Lexend" w:eastAsia="Lexend" w:hAnsi="Lexend"/>
          <w:b w:val="1"/>
          <w:bCs w:val="1"/>
          <w:color w:val="000000"/>
          <w:sz w:val="26"/>
          <w:szCs w:val="26"/>
          <w:highlight w:val="white"/>
          <w:rtl w:val="0"/>
        </w:rPr>
        <w:t xml:space="preserve">Tips: </w:t>
      </w:r>
    </w:p>
    <w:p w:rsidR="00000000" w:rsidDel="00000000" w:rsidP="00000000" w:rsidRDefault="00000000" w:rsidRPr="00000000" w14:paraId="00000090">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Bạn có thể </w:t>
      </w:r>
      <w:r w:rsidDel="00000000" w:rsidR="00000000" w:rsidRPr="00000000">
        <w:rPr>
          <w:rFonts w:ascii="Lexend" w:cs="Lexend" w:eastAsia="Lexend" w:hAnsi="Lexend"/>
          <w:sz w:val="26"/>
          <w:szCs w:val="26"/>
          <w:highlight w:val="white"/>
          <w:rtl w:val="0"/>
        </w:rPr>
        <w:t xml:space="preserve">đổi controller </w:t>
      </w:r>
    </w:p>
    <w:p w:rsidR="00000000" w:rsidDel="00000000" w:rsidP="00000000" w:rsidRDefault="00000000" w:rsidRPr="00000000" w14:paraId="00000091">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Dùng khi:</w:t>
      </w:r>
    </w:p>
    <w:p w:rsidR="00000000" w:rsidDel="00000000" w:rsidP="00000000" w:rsidRDefault="00000000" w:rsidRPr="00000000" w14:paraId="00000092">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Chuyển chế độ tự động sang điều khiển tay (và ngược lại)</w:t>
      </w:r>
    </w:p>
    <w:p w:rsidR="00000000" w:rsidDel="00000000" w:rsidP="00000000" w:rsidRDefault="00000000" w:rsidRPr="00000000" w14:paraId="00000093">
      <w:pPr>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Tạo lập chương trình mới </w:t>
      </w:r>
    </w:p>
    <w:p w:rsidR="00000000" w:rsidDel="00000000" w:rsidP="00000000" w:rsidRDefault="00000000" w:rsidRPr="00000000" w14:paraId="00000094">
      <w:pPr>
        <w:rPr/>
      </w:pPr>
      <w:r w:rsidDel="00000000" w:rsidR="00000000" w:rsidRPr="00000000">
        <w:rPr>
          <w:rFonts w:ascii="Lexend" w:cs="Lexend" w:eastAsia="Lexend" w:hAnsi="Lexend"/>
          <w:sz w:val="26"/>
          <w:szCs w:val="26"/>
          <w:highlight w:val="white"/>
          <w:rtl w:val="0"/>
        </w:rPr>
        <w:t xml:space="preserve">Hướng dẫn đổi controller (slide 12)</w:t>
      </w:r>
      <w:r w:rsidDel="00000000" w:rsidR="00000000" w:rsidRPr="00000000">
        <w:rPr>
          <w:rFonts w:ascii="Roboto" w:cs="Roboto" w:eastAsia="Roboto" w:hAnsi="Roboto"/>
          <w:b w:val="1"/>
          <w:bCs w:val="1"/>
          <w:color w:val="444746"/>
          <w:sz w:val="21"/>
          <w:szCs w:val="21"/>
          <w:rtl w:val="0"/>
        </w:rPr>
        <w:t xml:space="preserve">: </w:t>
      </w:r>
      <w:hyperlink r:id="rId23">
        <w:r w:rsidDel="00000000" w:rsidR="00000000" w:rsidRPr="00000000">
          <w:rPr>
            <w:rFonts w:ascii="Roboto" w:cs="Roboto" w:eastAsia="Roboto" w:hAnsi="Roboto"/>
            <w:color w:val="0000ee"/>
            <w:sz w:val="21"/>
            <w:szCs w:val="21"/>
            <w:u w:val="single"/>
            <w:rtl w:val="0"/>
          </w:rPr>
          <w:t xml:space="preserve">Webot Installation &amp; Simple Usage Guide (2025).pptx</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ind w:left="720" w:firstLine="0"/>
        <w:rPr>
          <w:rFonts w:ascii="Lexend" w:cs="Lexend" w:eastAsia="Lexend" w:hAnsi="Lexend"/>
          <w:b w:val="1"/>
          <w:bCs w:val="1"/>
          <w:color w:val="000000"/>
          <w:sz w:val="26"/>
          <w:szCs w:val="26"/>
          <w:highlight w:val="white"/>
        </w:rPr>
      </w:pPr>
      <w:bookmarkStart w:colFirst="0" w:colLast="0" w:name="_uu4g0ofvosz0" w:id="2"/>
      <w:bookmarkEnd w:id="2"/>
      <w:r w:rsidDel="00000000" w:rsidR="00000000" w:rsidRPr="00000000">
        <w:rPr/>
        <w:drawing>
          <wp:inline distB="114300" distT="114300" distL="114300" distR="114300">
            <wp:extent cx="3309938" cy="1921899"/>
            <wp:effectExtent b="0" l="0" r="0" t="0"/>
            <wp:docPr id="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309938" cy="192189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ind w:left="720" w:firstLine="0"/>
        <w:rPr>
          <w:rFonts w:ascii="Lexend" w:cs="Lexend" w:eastAsia="Lexend" w:hAnsi="Lexend"/>
          <w:b w:val="1"/>
          <w:bCs w:val="1"/>
          <w:color w:val="000000"/>
          <w:sz w:val="26"/>
          <w:szCs w:val="26"/>
          <w:highlight w:val="white"/>
        </w:rPr>
      </w:pPr>
      <w:bookmarkStart w:colFirst="0" w:colLast="0" w:name="_3jkzoirre7gz" w:id="3"/>
      <w:bookmarkEnd w:id="3"/>
      <w:r w:rsidDel="00000000" w:rsidR="00000000" w:rsidRPr="00000000">
        <w:rPr>
          <w:rFonts w:ascii="Lexend" w:cs="Lexend" w:eastAsia="Lexend" w:hAnsi="Lexend"/>
          <w:b w:val="1"/>
          <w:bCs w:val="1"/>
          <w:color w:val="000000"/>
          <w:sz w:val="26"/>
          <w:szCs w:val="26"/>
          <w:highlight w:val="white"/>
          <w:rtl w:val="0"/>
        </w:rPr>
        <w:t xml:space="preserve">Các bước thực hiện tiếp theo:</w:t>
      </w:r>
    </w:p>
    <w:p w:rsidR="00000000" w:rsidDel="00000000" w:rsidP="00000000" w:rsidRDefault="00000000" w:rsidRPr="00000000" w14:paraId="00000098">
      <w:pPr>
        <w:numPr>
          <w:ilvl w:val="0"/>
          <w:numId w:val="12"/>
        </w:numPr>
        <w:spacing w:after="0" w:afterAutospacing="0" w:before="24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b w:val="1"/>
          <w:bCs w:val="1"/>
          <w:sz w:val="26"/>
          <w:szCs w:val="26"/>
          <w:highlight w:val="white"/>
          <w:rtl w:val="0"/>
        </w:rPr>
        <w:t xml:space="preserve">Lưu mã nguồn:</w:t>
      </w:r>
      <w:r w:rsidDel="00000000" w:rsidR="00000000" w:rsidRPr="00000000">
        <w:rPr>
          <w:rFonts w:ascii="Lexend" w:cs="Lexend" w:eastAsia="Lexend" w:hAnsi="Lexend"/>
          <w:sz w:val="26"/>
          <w:szCs w:val="26"/>
          <w:highlight w:val="white"/>
          <w:rtl w:val="0"/>
        </w:rPr>
        <w:t xml:space="preserve"> Vào menu </w:t>
      </w:r>
      <w:r w:rsidDel="00000000" w:rsidR="00000000" w:rsidRPr="00000000">
        <w:rPr>
          <w:rFonts w:ascii="Lexend" w:cs="Lexend" w:eastAsia="Lexend" w:hAnsi="Lexend"/>
          <w:b w:val="1"/>
          <w:bCs w:val="1"/>
          <w:sz w:val="26"/>
          <w:szCs w:val="26"/>
          <w:highlight w:val="white"/>
          <w:rtl w:val="0"/>
        </w:rPr>
        <w:t xml:space="preserve">File / Save Text File</w:t>
      </w: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99">
      <w:pPr>
        <w:numPr>
          <w:ilvl w:val="0"/>
          <w:numId w:val="12"/>
        </w:numPr>
        <w:spacing w:after="0" w:afterAutospacing="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b w:val="1"/>
          <w:bCs w:val="1"/>
          <w:sz w:val="26"/>
          <w:szCs w:val="26"/>
          <w:highlight w:val="white"/>
          <w:rtl w:val="0"/>
        </w:rPr>
        <w:t xml:space="preserve">Biên dịch:</w:t>
      </w:r>
      <w:r w:rsidDel="00000000" w:rsidR="00000000" w:rsidRPr="00000000">
        <w:rPr>
          <w:rFonts w:ascii="Lexend" w:cs="Lexend" w:eastAsia="Lexend" w:hAnsi="Lexend"/>
          <w:sz w:val="26"/>
          <w:szCs w:val="26"/>
          <w:highlight w:val="white"/>
          <w:rtl w:val="0"/>
        </w:rPr>
        <w:t xml:space="preserve"> Vào menu </w:t>
      </w:r>
      <w:r w:rsidDel="00000000" w:rsidR="00000000" w:rsidRPr="00000000">
        <w:rPr>
          <w:rFonts w:ascii="Lexend" w:cs="Lexend" w:eastAsia="Lexend" w:hAnsi="Lexend"/>
          <w:b w:val="1"/>
          <w:bCs w:val="1"/>
          <w:sz w:val="26"/>
          <w:szCs w:val="26"/>
          <w:highlight w:val="white"/>
          <w:rtl w:val="0"/>
        </w:rPr>
        <w:t xml:space="preserve">Build / Build</w:t>
      </w:r>
      <w:r w:rsidDel="00000000" w:rsidR="00000000" w:rsidRPr="00000000">
        <w:rPr>
          <w:rFonts w:ascii="Lexend" w:cs="Lexend" w:eastAsia="Lexend" w:hAnsi="Lexend"/>
          <w:sz w:val="26"/>
          <w:szCs w:val="26"/>
          <w:highlight w:val="white"/>
          <w:rtl w:val="0"/>
        </w:rPr>
        <w:t xml:space="preserve"> (hoặc nhấn biểu tượng bánh răng). Hãy sửa lỗi cú pháp nếu có.</w:t>
      </w:r>
    </w:p>
    <w:p w:rsidR="00000000" w:rsidDel="00000000" w:rsidP="00000000" w:rsidRDefault="00000000" w:rsidRPr="00000000" w14:paraId="0000009A">
      <w:pPr>
        <w:numPr>
          <w:ilvl w:val="0"/>
          <w:numId w:val="12"/>
        </w:numPr>
        <w:spacing w:after="24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b w:val="1"/>
          <w:bCs w:val="1"/>
          <w:sz w:val="26"/>
          <w:szCs w:val="26"/>
          <w:highlight w:val="white"/>
          <w:rtl w:val="0"/>
        </w:rPr>
        <w:t xml:space="preserve">Khởi động lại:</w:t>
      </w:r>
      <w:r w:rsidDel="00000000" w:rsidR="00000000" w:rsidRPr="00000000">
        <w:rPr>
          <w:rFonts w:ascii="Lexend" w:cs="Lexend" w:eastAsia="Lexend" w:hAnsi="Lexend"/>
          <w:sz w:val="26"/>
          <w:szCs w:val="26"/>
          <w:highlight w:val="white"/>
          <w:rtl w:val="0"/>
        </w:rPr>
        <w:t xml:space="preserve"> Khi Webots hỏi bạn có muốn reset hoặc tải lại thế giới không, hãy chọn </w:t>
      </w:r>
      <w:r w:rsidDel="00000000" w:rsidR="00000000" w:rsidRPr="00000000">
        <w:rPr>
          <w:rFonts w:ascii="Lexend" w:cs="Lexend" w:eastAsia="Lexend" w:hAnsi="Lexend"/>
          <w:b w:val="1"/>
          <w:bCs w:val="1"/>
          <w:sz w:val="26"/>
          <w:szCs w:val="26"/>
          <w:highlight w:val="white"/>
          <w:rtl w:val="0"/>
        </w:rPr>
        <w:t xml:space="preserve">Reset</w:t>
      </w:r>
      <w:r w:rsidDel="00000000" w:rsidR="00000000" w:rsidRPr="00000000">
        <w:rPr>
          <w:rFonts w:ascii="Lexend" w:cs="Lexend" w:eastAsia="Lexend" w:hAnsi="Lexend"/>
          <w:sz w:val="26"/>
          <w:szCs w:val="26"/>
          <w:highlight w:val="white"/>
          <w:rtl w:val="0"/>
        </w:rPr>
        <w:t xml:space="preserve"> và chạy mô phỏng.</w:t>
      </w:r>
    </w:p>
    <w:p w:rsidR="00000000" w:rsidDel="00000000" w:rsidP="00000000" w:rsidRDefault="00000000" w:rsidRPr="00000000" w14:paraId="0000009B">
      <w:pPr>
        <w:pStyle w:val="Heading3"/>
        <w:keepNext w:val="0"/>
        <w:keepLines w:val="0"/>
        <w:spacing w:before="280" w:lineRule="auto"/>
        <w:ind w:left="720" w:firstLine="0"/>
        <w:rPr>
          <w:rFonts w:ascii="Lexend" w:cs="Lexend" w:eastAsia="Lexend" w:hAnsi="Lexend"/>
          <w:b w:val="1"/>
          <w:bCs w:val="1"/>
          <w:color w:val="000000"/>
          <w:sz w:val="26"/>
          <w:szCs w:val="26"/>
          <w:highlight w:val="white"/>
        </w:rPr>
      </w:pPr>
      <w:bookmarkStart w:colFirst="0" w:colLast="0" w:name="_1lchmwyw8xwo" w:id="4"/>
      <w:bookmarkEnd w:id="4"/>
      <w:r w:rsidDel="00000000" w:rsidR="00000000" w:rsidRPr="00000000">
        <w:rPr>
          <w:rFonts w:ascii="Lexend" w:cs="Lexend" w:eastAsia="Lexend" w:hAnsi="Lexend"/>
          <w:b w:val="1"/>
          <w:bCs w:val="1"/>
          <w:color w:val="000000"/>
          <w:sz w:val="26"/>
          <w:szCs w:val="26"/>
          <w:highlight w:val="white"/>
          <w:rtl w:val="0"/>
        </w:rPr>
        <w:t xml:space="preserve">Kết quả quan sát được:</w:t>
      </w:r>
    </w:p>
    <w:p w:rsidR="00000000" w:rsidDel="00000000" w:rsidP="00000000" w:rsidRDefault="00000000" w:rsidRPr="00000000" w14:paraId="0000009C">
      <w:pPr>
        <w:spacing w:after="240" w:before="240" w:lineRule="auto"/>
        <w:ind w:firstLine="72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Nếu mọi thứ hoạt động bình thường, robot của bạn sẽ di chuyển về phía trước. Nó sẽ chạy với tốc độ tối đa trong một thời gian ngắn và dừng lại khi bánh xe đã quay đủ </w:t>
      </w:r>
      <w:r w:rsidDel="00000000" w:rsidR="00000000" w:rsidRPr="00000000">
        <w:rPr>
          <w:rFonts w:ascii="Lexend" w:cs="Lexend" w:eastAsia="Lexend" w:hAnsi="Lexend"/>
          <w:b w:val="1"/>
          <w:bCs w:val="1"/>
          <w:sz w:val="26"/>
          <w:szCs w:val="26"/>
          <w:highlight w:val="white"/>
          <w:rtl w:val="0"/>
        </w:rPr>
        <w:t xml:space="preserve">10 radian</w:t>
      </w: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9D">
      <w:pPr>
        <w:pStyle w:val="Heading3"/>
        <w:keepNext w:val="0"/>
        <w:keepLines w:val="0"/>
        <w:spacing w:before="280" w:lineRule="auto"/>
        <w:ind w:firstLine="720"/>
        <w:rPr>
          <w:rFonts w:ascii="Lexend" w:cs="Lexend" w:eastAsia="Lexend" w:hAnsi="Lexend"/>
          <w:b w:val="1"/>
          <w:bCs w:val="1"/>
          <w:color w:val="000000"/>
          <w:sz w:val="26"/>
          <w:szCs w:val="26"/>
          <w:highlight w:val="white"/>
        </w:rPr>
      </w:pPr>
      <w:bookmarkStart w:colFirst="0" w:colLast="0" w:name="_d46l9oyikd7f" w:id="5"/>
      <w:bookmarkEnd w:id="5"/>
      <w:r w:rsidDel="00000000" w:rsidR="00000000" w:rsidRPr="00000000">
        <w:rPr>
          <w:rFonts w:ascii="Lexend" w:cs="Lexend" w:eastAsia="Lexend" w:hAnsi="Lexend"/>
          <w:b w:val="1"/>
          <w:bCs w:val="1"/>
          <w:color w:val="000000"/>
          <w:sz w:val="26"/>
          <w:szCs w:val="26"/>
          <w:highlight w:val="white"/>
          <w:rtl w:val="0"/>
        </w:rPr>
        <w:t xml:space="preserve">Lưu ý về cấu trúc thư mục:</w:t>
      </w:r>
    </w:p>
    <w:p w:rsidR="00000000" w:rsidDel="00000000" w:rsidP="00000000" w:rsidRDefault="00000000" w:rsidRPr="00000000" w14:paraId="0000009E">
      <w:pPr>
        <w:numPr>
          <w:ilvl w:val="0"/>
          <w:numId w:val="2"/>
        </w:numPr>
        <w:spacing w:after="0" w:afterAutospacing="0" w:before="24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Trong thư mục </w:t>
      </w:r>
      <w:r w:rsidDel="00000000" w:rsidR="00000000" w:rsidRPr="00000000">
        <w:rPr>
          <w:rFonts w:ascii="Roboto Mono" w:cs="Roboto Mono" w:eastAsia="Roboto Mono" w:hAnsi="Roboto Mono"/>
          <w:color w:val="188038"/>
          <w:sz w:val="26"/>
          <w:szCs w:val="26"/>
          <w:highlight w:val="white"/>
          <w:rtl w:val="0"/>
        </w:rPr>
        <w:t xml:space="preserve">controllers</w:t>
      </w:r>
      <w:r w:rsidDel="00000000" w:rsidR="00000000" w:rsidRPr="00000000">
        <w:rPr>
          <w:rFonts w:ascii="Lexend" w:cs="Lexend" w:eastAsia="Lexend" w:hAnsi="Lexend"/>
          <w:sz w:val="26"/>
          <w:szCs w:val="26"/>
          <w:highlight w:val="white"/>
          <w:rtl w:val="0"/>
        </w:rPr>
        <w:t xml:space="preserve"> của dự án, một thư mục con tên là </w:t>
      </w:r>
      <w:r w:rsidDel="00000000" w:rsidR="00000000" w:rsidRPr="00000000">
        <w:rPr>
          <w:rFonts w:ascii="Roboto Mono" w:cs="Roboto Mono" w:eastAsia="Roboto Mono" w:hAnsi="Roboto Mono"/>
          <w:color w:val="188038"/>
          <w:sz w:val="26"/>
          <w:szCs w:val="26"/>
          <w:highlight w:val="white"/>
          <w:rtl w:val="0"/>
        </w:rPr>
        <w:t xml:space="preserve">epuck_go_forward</w:t>
      </w:r>
      <w:r w:rsidDel="00000000" w:rsidR="00000000" w:rsidRPr="00000000">
        <w:rPr>
          <w:rFonts w:ascii="Lexend" w:cs="Lexend" w:eastAsia="Lexend" w:hAnsi="Lexend"/>
          <w:sz w:val="26"/>
          <w:szCs w:val="26"/>
          <w:highlight w:val="white"/>
          <w:rtl w:val="0"/>
        </w:rPr>
        <w:t xml:space="preserve"> đã được tạo ra.</w:t>
      </w:r>
    </w:p>
    <w:p w:rsidR="00000000" w:rsidDel="00000000" w:rsidP="00000000" w:rsidRDefault="00000000" w:rsidRPr="00000000" w14:paraId="0000009F">
      <w:pPr>
        <w:numPr>
          <w:ilvl w:val="0"/>
          <w:numId w:val="2"/>
        </w:numPr>
        <w:spacing w:after="0" w:afterAutospacing="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Bên trong đó chứa tệp nhị phân (binary) được tạo sau khi biên dịch (trên Windows, tệp này có đuôi </w:t>
      </w:r>
      <w:r w:rsidDel="00000000" w:rsidR="00000000" w:rsidRPr="00000000">
        <w:rPr>
          <w:rFonts w:ascii="Lexend" w:cs="Lexend" w:eastAsia="Lexend" w:hAnsi="Lexend"/>
          <w:b w:val="1"/>
          <w:bCs w:val="1"/>
          <w:sz w:val="26"/>
          <w:szCs w:val="26"/>
          <w:highlight w:val="white"/>
          <w:rtl w:val="0"/>
        </w:rPr>
        <w:t xml:space="preserve">.exe</w:t>
      </w:r>
      <w:r w:rsidDel="00000000" w:rsidR="00000000" w:rsidRPr="00000000">
        <w:rPr>
          <w:rFonts w:ascii="Lexend" w:cs="Lexend" w:eastAsia="Lexend" w:hAnsi="Lexend"/>
          <w:sz w:val="26"/>
          <w:szCs w:val="26"/>
          <w:highlight w:val="white"/>
          <w:rtl w:val="0"/>
        </w:rPr>
        <w:t xml:space="preserve">).</w:t>
      </w:r>
    </w:p>
    <w:p w:rsidR="00000000" w:rsidDel="00000000" w:rsidP="00000000" w:rsidRDefault="00000000" w:rsidRPr="00000000" w14:paraId="000000A0">
      <w:pPr>
        <w:numPr>
          <w:ilvl w:val="0"/>
          <w:numId w:val="2"/>
        </w:numPr>
        <w:spacing w:after="240" w:before="0" w:beforeAutospacing="0" w:lineRule="auto"/>
        <w:ind w:left="720" w:hanging="360"/>
        <w:rPr>
          <w:rFonts w:ascii="Lexend" w:cs="Lexend" w:eastAsia="Lexend" w:hAnsi="Lexend"/>
          <w:sz w:val="26"/>
          <w:szCs w:val="26"/>
          <w:highlight w:val="white"/>
        </w:rPr>
      </w:pPr>
      <w:r w:rsidDel="00000000" w:rsidR="00000000" w:rsidRPr="00000000">
        <w:rPr>
          <w:rFonts w:ascii="Lexend" w:cs="Lexend" w:eastAsia="Lexend" w:hAnsi="Lexend"/>
          <w:b w:val="1"/>
          <w:bCs w:val="1"/>
          <w:sz w:val="26"/>
          <w:szCs w:val="26"/>
          <w:highlight w:val="white"/>
          <w:rtl w:val="0"/>
        </w:rPr>
        <w:t xml:space="preserve">Quy tắc quan trọng:</w:t>
      </w:r>
      <w:r w:rsidDel="00000000" w:rsidR="00000000" w:rsidRPr="00000000">
        <w:rPr>
          <w:rFonts w:ascii="Lexend" w:cs="Lexend" w:eastAsia="Lexend" w:hAnsi="Lexend"/>
          <w:sz w:val="26"/>
          <w:szCs w:val="26"/>
          <w:highlight w:val="white"/>
          <w:rtl w:val="0"/>
        </w:rPr>
        <w:t xml:space="preserve"> Tên thư mục của bộ điều khiển phải trùng khớp với tên của tệp nhị phân bên trong.</w:t>
      </w:r>
    </w:p>
    <w:p w:rsidR="00000000" w:rsidDel="00000000" w:rsidP="00000000" w:rsidRDefault="00000000" w:rsidRPr="00000000" w14:paraId="000000A1">
      <w:pPr>
        <w:spacing w:after="240" w:before="240" w:line="240" w:lineRule="auto"/>
        <w:ind w:left="708.6614173228347" w:hanging="283.46456692913375"/>
        <w:rPr>
          <w:rFonts w:ascii="Lexend" w:cs="Lexend" w:eastAsia="Lexend" w:hAnsi="Lexend"/>
          <w:b w:val="1"/>
          <w:bCs w:val="1"/>
          <w:sz w:val="32"/>
          <w:szCs w:val="32"/>
          <w:highlight w:val="white"/>
        </w:rPr>
      </w:pPr>
      <w:r w:rsidDel="00000000" w:rsidR="00000000" w:rsidRPr="00000000">
        <w:rPr>
          <w:rFonts w:ascii="Lexend" w:cs="Lexend" w:eastAsia="Lexend" w:hAnsi="Lexend"/>
          <w:b w:val="1"/>
          <w:bCs w:val="1"/>
          <w:sz w:val="32"/>
          <w:szCs w:val="32"/>
          <w:highlight w:val="white"/>
          <w:rtl w:val="0"/>
        </w:rPr>
        <w:t xml:space="preserve">IV. Mở Rộng Và Kết Luận</w:t>
      </w:r>
    </w:p>
    <w:p w:rsidR="00000000" w:rsidDel="00000000" w:rsidP="00000000" w:rsidRDefault="00000000" w:rsidRPr="00000000" w14:paraId="000000A2">
      <w:pPr>
        <w:numPr>
          <w:ilvl w:val="0"/>
          <w:numId w:val="8"/>
        </w:numPr>
        <w:spacing w:after="240" w:before="240" w:line="240" w:lineRule="auto"/>
        <w:ind w:left="1440" w:hanging="360"/>
        <w:rPr>
          <w:rFonts w:ascii="Lexend" w:cs="Lexend" w:eastAsia="Lexend" w:hAnsi="Lexend"/>
          <w:sz w:val="32"/>
          <w:szCs w:val="32"/>
          <w:highlight w:val="white"/>
        </w:rPr>
      </w:pPr>
      <w:r w:rsidDel="00000000" w:rsidR="00000000" w:rsidRPr="00000000">
        <w:rPr>
          <w:rFonts w:ascii="Lexend" w:cs="Lexend" w:eastAsia="Lexend" w:hAnsi="Lexend"/>
          <w:sz w:val="32"/>
          <w:szCs w:val="32"/>
          <w:highlight w:val="white"/>
          <w:rtl w:val="0"/>
        </w:rPr>
        <w:t xml:space="preserve">Mở rộng sang điều khiển tốc độ</w:t>
      </w:r>
    </w:p>
    <w:p w:rsidR="00000000" w:rsidDel="00000000" w:rsidP="00000000" w:rsidRDefault="00000000" w:rsidRPr="00000000" w14:paraId="000000A3">
      <w:pPr>
        <w:spacing w:after="240" w:before="240" w:lineRule="auto"/>
        <w:ind w:left="566.9291338582675" w:firstLine="566.9291338582675"/>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Các bánh xe của robot thường được điều khiển bằng vận tốc, chứ không phải bằng vị trí như chúng ta đã làm trong ví dụ trước đó. Để điều khiển tốc độ của các động cơ bánh xe, bạn cần thiết lập vị trí mục tiêu là vô cực và đặt tốc độ mong muốn thông qua đoạn mã sau (cố gắng gõ lại hoặc tốt hơn là dùng kiến thức và tự code cho mình nhé):</w:t>
      </w:r>
    </w:p>
    <w:p w:rsidR="00000000" w:rsidDel="00000000" w:rsidP="00000000" w:rsidRDefault="00000000" w:rsidRPr="00000000" w14:paraId="000000A4">
      <w:pPr>
        <w:spacing w:after="240" w:before="240" w:lineRule="auto"/>
        <w:ind w:left="566.9291338582675" w:firstLine="566.9291338582675"/>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Pr>
        <w:drawing>
          <wp:inline distB="114300" distT="114300" distL="114300" distR="114300">
            <wp:extent cx="4224338" cy="3171825"/>
            <wp:effectExtent b="0" l="0" r="0" t="0"/>
            <wp:docPr id="1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224338" cy="3171825"/>
                    </a:xfrm>
                    <a:prstGeom prst="rect"/>
                    <a:ln/>
                  </pic:spPr>
                </pic:pic>
              </a:graphicData>
            </a:graphic>
          </wp:inline>
        </w:drawing>
      </w:r>
      <w:r w:rsidDel="00000000" w:rsidR="00000000" w:rsidRPr="00000000">
        <w:rPr>
          <w:rFonts w:ascii="Lexend" w:cs="Lexend" w:eastAsia="Lexend" w:hAnsi="Lexend"/>
          <w:sz w:val="26"/>
          <w:szCs w:val="26"/>
          <w:highlight w:val="white"/>
          <w:rtl w:val="0"/>
        </w:rPr>
        <w:br w:type="textWrapping"/>
        <w:tab/>
        <w:tab/>
        <w:tab/>
        <w:tab/>
        <w:t xml:space="preserve">Đoạn mã điều chỉnh tốc độ</w:t>
      </w:r>
    </w:p>
    <w:p w:rsidR="00000000" w:rsidDel="00000000" w:rsidP="00000000" w:rsidRDefault="00000000" w:rsidRPr="00000000" w14:paraId="000000A5">
      <w:pPr>
        <w:spacing w:after="240" w:before="240" w:lineRule="auto"/>
        <w:ind w:left="566.9291338582675" w:firstLine="566.9291338582675"/>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Với đoạn mã trên, giờ đây robot sẽ di chuyển (các bánh xe sẽ quay với tốc độ 0,2 radian trên giây) và không bao giờ dừng lại. Nếu không có hiện tượng gì xảy ra, đừng quên biên dịch mã nguồn của bạn bằng cách chọn mục Build / Build trong menu hoặc nhấp vào biểu tượng bánh răng phía trên vùng soạn thảo mã. Các lỗi biên dịch sẽ được hiển thị bằng màu đỏ ở cửa sổ console. Nếu có lỗi, hãy sửa chúng và thử biên dịch lại. Sau đó, hãy tải lại (reload) thế giới mô phỏng. </w:t>
      </w:r>
    </w:p>
    <w:p w:rsidR="00000000" w:rsidDel="00000000" w:rsidP="00000000" w:rsidRDefault="00000000" w:rsidRPr="00000000" w14:paraId="000000A6">
      <w:pPr>
        <w:numPr>
          <w:ilvl w:val="0"/>
          <w:numId w:val="8"/>
        </w:numPr>
        <w:spacing w:after="240" w:before="240" w:lineRule="auto"/>
        <w:ind w:left="1440" w:hanging="360"/>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Kết Luận</w:t>
      </w:r>
    </w:p>
    <w:p w:rsidR="00000000" w:rsidDel="00000000" w:rsidP="00000000" w:rsidRDefault="00000000" w:rsidRPr="00000000" w14:paraId="000000A7">
      <w:pPr>
        <w:spacing w:after="240" w:before="240" w:lineRule="auto"/>
        <w:ind w:left="1440" w:firstLine="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CHÚC MỪNG BẠN ĐÃ HOÀN THÀNH RẤT XUẤT SẮC CÁC BƯỚC CƠ BẢN TRONG BÀI MÔ PHỎNG ĐẦU TIÊN !!!🍀</w:t>
      </w:r>
    </w:p>
    <w:p w:rsidR="00000000" w:rsidDel="00000000" w:rsidP="00000000" w:rsidRDefault="00000000" w:rsidRPr="00000000" w14:paraId="000000A8">
      <w:pPr>
        <w:spacing w:after="240" w:before="240" w:lineRule="auto"/>
        <w:ind w:left="566.9291338582675" w:firstLine="566.9291338582675"/>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Bên cạnh đó, mình và bạn cùng tổng hợp nhẹ lại các kiến thức đã học trong buổi này nhé:</w:t>
      </w:r>
      <w:r w:rsidDel="00000000" w:rsidR="00000000" w:rsidRPr="00000000">
        <w:rPr>
          <w:rtl w:val="0"/>
        </w:rPr>
      </w:r>
    </w:p>
    <w:p w:rsidR="00000000" w:rsidDel="00000000" w:rsidP="00000000" w:rsidRDefault="00000000" w:rsidRPr="00000000" w14:paraId="000000A9">
      <w:pPr>
        <w:numPr>
          <w:ilvl w:val="0"/>
          <w:numId w:val="13"/>
        </w:numPr>
        <w:spacing w:after="0" w:afterAutospacing="0" w:before="240" w:lineRule="auto"/>
        <w:ind w:left="720" w:hanging="360"/>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Một thế giới (world) được cấu tạo từ các nút (nodes) sắp xếp theo cấu trúc cây.</w:t>
      </w:r>
    </w:p>
    <w:p w:rsidR="00000000" w:rsidDel="00000000" w:rsidP="00000000" w:rsidRDefault="00000000" w:rsidRPr="00000000" w14:paraId="000000AA">
      <w:pPr>
        <w:numPr>
          <w:ilvl w:val="0"/>
          <w:numId w:val="13"/>
        </w:numPr>
        <w:spacing w:after="0" w:afterAutospacing="0" w:before="0" w:beforeAutospacing="0" w:lineRule="auto"/>
        <w:ind w:left="720" w:hanging="360"/>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Thế giới được lưu trong tệp .wbt nằm trong một dự án Webots.</w:t>
      </w:r>
    </w:p>
    <w:p w:rsidR="00000000" w:rsidDel="00000000" w:rsidP="00000000" w:rsidRDefault="00000000" w:rsidRPr="00000000" w14:paraId="000000AB">
      <w:pPr>
        <w:numPr>
          <w:ilvl w:val="0"/>
          <w:numId w:val="13"/>
        </w:numPr>
        <w:spacing w:after="0" w:afterAutospacing="0" w:before="0" w:beforeAutospacing="0" w:lineRule="auto"/>
        <w:ind w:left="720" w:hanging="360"/>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Dự án cũng chứa các chương trình điều khiển robot (controllers) nhằm xác định hành vi của chúng.</w:t>
      </w:r>
    </w:p>
    <w:p w:rsidR="00000000" w:rsidDel="00000000" w:rsidP="00000000" w:rsidRDefault="00000000" w:rsidRPr="00000000" w14:paraId="000000AC">
      <w:pPr>
        <w:numPr>
          <w:ilvl w:val="0"/>
          <w:numId w:val="13"/>
        </w:numPr>
        <w:spacing w:after="0" w:afterAutospacing="0" w:before="0" w:beforeAutospacing="0" w:lineRule="auto"/>
        <w:ind w:left="720" w:hanging="360"/>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Bộ điều khiển có thể được viết bằng ngôn ngữ C hoặc các ngôn ngữ khác.</w:t>
      </w:r>
    </w:p>
    <w:p w:rsidR="00000000" w:rsidDel="00000000" w:rsidP="00000000" w:rsidRDefault="00000000" w:rsidRPr="00000000" w14:paraId="000000AD">
      <w:pPr>
        <w:numPr>
          <w:ilvl w:val="0"/>
          <w:numId w:val="13"/>
        </w:numPr>
        <w:spacing w:after="0" w:afterAutospacing="0" w:before="0" w:beforeAutospacing="0" w:lineRule="auto"/>
        <w:ind w:left="720" w:hanging="360"/>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Các bộ điều khiển bằng C, C++ và Java phải được biên dịch một cách rõ ràng trước khi có thể thực thi.</w:t>
      </w:r>
    </w:p>
    <w:p w:rsidR="00000000" w:rsidDel="00000000" w:rsidP="00000000" w:rsidRDefault="00000000" w:rsidRPr="00000000" w14:paraId="000000AE">
      <w:pPr>
        <w:numPr>
          <w:ilvl w:val="0"/>
          <w:numId w:val="13"/>
        </w:numPr>
        <w:spacing w:after="240" w:before="0" w:beforeAutospacing="0" w:lineRule="auto"/>
        <w:ind w:left="720" w:hanging="360"/>
        <w:rPr>
          <w:rFonts w:ascii="Lexend" w:cs="Lexend" w:eastAsia="Lexend" w:hAnsi="Lexend"/>
          <w:sz w:val="26"/>
          <w:szCs w:val="26"/>
          <w:highlight w:val="white"/>
          <w:u w:val="none"/>
        </w:rPr>
      </w:pPr>
      <w:r w:rsidDel="00000000" w:rsidR="00000000" w:rsidRPr="00000000">
        <w:rPr>
          <w:rFonts w:ascii="Lexend" w:cs="Lexend" w:eastAsia="Lexend" w:hAnsi="Lexend"/>
          <w:sz w:val="26"/>
          <w:szCs w:val="26"/>
          <w:highlight w:val="white"/>
          <w:rtl w:val="0"/>
        </w:rPr>
        <w:t xml:space="preserve">Bộ điều khiển được liên kết với robot thông qua trường 'controller' của nút Robot."</w:t>
      </w:r>
    </w:p>
    <w:p w:rsidR="00000000" w:rsidDel="00000000" w:rsidP="00000000" w:rsidRDefault="00000000" w:rsidRPr="00000000" w14:paraId="000000AF">
      <w:pPr>
        <w:spacing w:after="240" w:before="240" w:lineRule="auto"/>
        <w:ind w:left="720" w:firstLine="0"/>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0B0">
      <w:pPr>
        <w:spacing w:after="240" w:before="240" w:lineRule="auto"/>
        <w:ind w:left="720" w:firstLine="0"/>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0B1">
      <w:pPr>
        <w:spacing w:after="240" w:before="240" w:lineRule="auto"/>
        <w:ind w:left="720" w:firstLine="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Team Phụ Trách: Team Simulation - Robotics</w:t>
      </w:r>
    </w:p>
    <w:p w:rsidR="00000000" w:rsidDel="00000000" w:rsidP="00000000" w:rsidRDefault="00000000" w:rsidRPr="00000000" w14:paraId="000000B2">
      <w:pPr>
        <w:spacing w:after="240" w:before="240" w:lineRule="auto"/>
        <w:ind w:left="720" w:firstLine="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Người thực hiện: Phạm Hoàng Huy</w:t>
      </w:r>
    </w:p>
    <w:p w:rsidR="00000000" w:rsidDel="00000000" w:rsidP="00000000" w:rsidRDefault="00000000" w:rsidRPr="00000000" w14:paraId="000000B3">
      <w:pPr>
        <w:spacing w:after="240" w:before="240" w:lineRule="auto"/>
        <w:ind w:left="720" w:firstLine="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Liên Hệ thông qua: </w:t>
      </w:r>
      <w:hyperlink r:id="rId26">
        <w:r w:rsidDel="00000000" w:rsidR="00000000" w:rsidRPr="00000000">
          <w:rPr>
            <w:rFonts w:ascii="Lexend" w:cs="Lexend" w:eastAsia="Lexend" w:hAnsi="Lexend"/>
            <w:color w:val="1155cc"/>
            <w:sz w:val="26"/>
            <w:szCs w:val="26"/>
            <w:highlight w:val="white"/>
            <w:u w:val="single"/>
            <w:rtl w:val="0"/>
          </w:rPr>
          <w:t xml:space="preserve">hoanghuy</w:t>
        </w:r>
      </w:hyperlink>
      <w:hyperlink r:id="rId27">
        <w:r w:rsidDel="00000000" w:rsidR="00000000" w:rsidRPr="00000000">
          <w:rPr>
            <w:rFonts w:ascii="Lexend" w:cs="Lexend" w:eastAsia="Lexend" w:hAnsi="Lexend"/>
            <w:color w:val="1155cc"/>
            <w:sz w:val="26"/>
            <w:szCs w:val="26"/>
            <w:highlight w:val="white"/>
            <w:u w:val="single"/>
            <w:rtl w:val="0"/>
          </w:rPr>
          <w:t xml:space="preserve">.pham@steamforvietnam.org</w:t>
        </w:r>
      </w:hyperlink>
      <w:r w:rsidDel="00000000" w:rsidR="00000000" w:rsidRPr="00000000">
        <w:rPr>
          <w:rFonts w:ascii="Lexend" w:cs="Lexend" w:eastAsia="Lexend" w:hAnsi="Lexend"/>
          <w:sz w:val="26"/>
          <w:szCs w:val="26"/>
          <w:highlight w:val="white"/>
          <w:rtl w:val="0"/>
        </w:rPr>
        <w:br w:type="textWrapping"/>
        <w:tab/>
        <w:tab/>
        <w:tab/>
        <w:t xml:space="preserve">    0363160442 ( Zalo - Hoàng Huy )</w:t>
      </w:r>
    </w:p>
    <w:p w:rsidR="00000000" w:rsidDel="00000000" w:rsidP="00000000" w:rsidRDefault="00000000" w:rsidRPr="00000000" w14:paraId="000000B4">
      <w:pPr>
        <w:spacing w:after="240" w:before="240" w:lineRule="auto"/>
        <w:ind w:left="720" w:firstLine="0"/>
        <w:rPr>
          <w:rFonts w:ascii="Lexend" w:cs="Lexend" w:eastAsia="Lexend" w:hAnsi="Lexend"/>
          <w:sz w:val="26"/>
          <w:szCs w:val="26"/>
          <w:highlight w:val="white"/>
        </w:rPr>
      </w:pPr>
      <w:r w:rsidDel="00000000" w:rsidR="00000000" w:rsidRPr="00000000">
        <w:rPr>
          <w:rFonts w:ascii="Lexend" w:cs="Lexend" w:eastAsia="Lexend" w:hAnsi="Lexend"/>
          <w:sz w:val="26"/>
          <w:szCs w:val="26"/>
          <w:highlight w:val="white"/>
          <w:rtl w:val="0"/>
        </w:rPr>
        <w:t xml:space="preserve">Cảm ơn các bạn đã trải nghiệm tài liệu của mình. Hi vọng các bạn có các giờ học thật bổ ích !!</w:t>
      </w:r>
      <w:r w:rsidDel="00000000" w:rsidR="00000000" w:rsidRPr="00000000">
        <w:rPr>
          <w:rtl w:val="0"/>
        </w:rPr>
      </w:r>
    </w:p>
    <w:p w:rsidR="00000000" w:rsidDel="00000000" w:rsidP="00000000" w:rsidRDefault="00000000" w:rsidRPr="00000000" w14:paraId="000000B5">
      <w:pPr>
        <w:spacing w:after="240" w:before="240" w:lineRule="auto"/>
        <w:ind w:left="720" w:firstLine="0"/>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0B6">
      <w:pPr>
        <w:spacing w:after="240" w:before="240" w:lineRule="auto"/>
        <w:ind w:left="0" w:firstLine="566.9291338582675"/>
        <w:jc w:val="both"/>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0B7">
      <w:pPr>
        <w:spacing w:after="240" w:before="240" w:lineRule="auto"/>
        <w:ind w:left="0" w:firstLine="566.9291338582675"/>
        <w:jc w:val="both"/>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0B8">
      <w:pPr>
        <w:spacing w:after="240" w:before="240" w:lineRule="auto"/>
        <w:ind w:firstLine="720"/>
        <w:jc w:val="both"/>
        <w:rPr>
          <w:ins w:author="Quang Pham" w:id="0" w:date="2026-02-08T17:17:39Z"/>
          <w:rFonts w:ascii="Lexend" w:cs="Lexend" w:eastAsia="Lexend" w:hAnsi="Lexend"/>
          <w:sz w:val="26"/>
          <w:szCs w:val="26"/>
          <w:highlight w:val="white"/>
        </w:rPr>
      </w:pPr>
      <w:ins w:author="Quang Pham" w:id="0" w:date="2026-02-08T17:17:39Z">
        <w:commentRangeStart w:id="0"/>
        <w:commentRangeStart w:id="1"/>
        <w:r w:rsidDel="00000000" w:rsidR="00000000" w:rsidRPr="00000000">
          <w:rPr>
            <w:rFonts w:ascii="Lexend" w:cs="Lexend" w:eastAsia="Lexend" w:hAnsi="Lexend"/>
            <w:sz w:val="26"/>
            <w:szCs w:val="26"/>
            <w:highlight w:val="white"/>
            <w:rtl w:val="0"/>
          </w:rPr>
          <w:t xml:space="preserve">PHẦN ĐẦU:</w:t>
        </w:r>
      </w:ins>
    </w:p>
    <w:p w:rsidR="00000000" w:rsidDel="00000000" w:rsidP="00000000" w:rsidRDefault="00000000" w:rsidRPr="00000000" w14:paraId="000000B9">
      <w:pPr>
        <w:spacing w:after="240" w:before="240" w:lineRule="auto"/>
        <w:ind w:firstLine="720"/>
        <w:jc w:val="both"/>
        <w:rPr>
          <w:ins w:author="Quang Pham" w:id="0" w:date="2026-02-08T17:17:39Z"/>
          <w:rFonts w:ascii="Lexend" w:cs="Lexend" w:eastAsia="Lexend" w:hAnsi="Lexend"/>
          <w:sz w:val="26"/>
          <w:szCs w:val="26"/>
          <w:highlight w:val="white"/>
        </w:rPr>
      </w:pPr>
      <w:ins w:author="Quang Pham" w:id="0" w:date="2026-02-08T17:17:39Z">
        <w:r w:rsidDel="00000000" w:rsidR="00000000" w:rsidRPr="00000000">
          <w:rPr>
            <w:rFonts w:ascii="Lexend" w:cs="Lexend" w:eastAsia="Lexend" w:hAnsi="Lexend"/>
            <w:sz w:val="26"/>
            <w:szCs w:val="26"/>
            <w:highlight w:val="white"/>
          </w:rPr>
          <w:drawing>
            <wp:inline distB="114300" distT="114300" distL="114300" distR="114300">
              <wp:extent cx="4814888" cy="2513316"/>
              <wp:effectExtent b="0" l="0" r="0" 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814888" cy="2513316"/>
                      </a:xfrm>
                      <a:prstGeom prst="rect"/>
                      <a:ln/>
                    </pic:spPr>
                  </pic:pic>
                </a:graphicData>
              </a:graphic>
            </wp:inline>
          </w:drawing>
        </w:r>
        <w:r w:rsidDel="00000000" w:rsidR="00000000" w:rsidRPr="00000000">
          <w:rPr>
            <w:rtl w:val="0"/>
          </w:rPr>
        </w:r>
      </w:ins>
    </w:p>
    <w:p w:rsidR="00000000" w:rsidDel="00000000" w:rsidP="00000000" w:rsidRDefault="00000000" w:rsidRPr="00000000" w14:paraId="000000BA">
      <w:pPr>
        <w:spacing w:after="240" w:before="240" w:lineRule="auto"/>
        <w:ind w:firstLine="720"/>
        <w:jc w:val="both"/>
        <w:rPr>
          <w:ins w:author="Quang Pham" w:id="0" w:date="2026-02-08T17:17:39Z"/>
          <w:rFonts w:ascii="Lexend" w:cs="Lexend" w:eastAsia="Lexend" w:hAnsi="Lexend"/>
          <w:sz w:val="26"/>
          <w:szCs w:val="26"/>
          <w:highlight w:val="white"/>
        </w:rPr>
      </w:pPr>
      <w:ins w:author="Quang Pham" w:id="0" w:date="2026-02-08T17:17:39Z">
        <w:r w:rsidDel="00000000" w:rsidR="00000000" w:rsidRPr="00000000">
          <w:rPr>
            <w:rFonts w:ascii="Lexend" w:cs="Lexend" w:eastAsia="Lexend" w:hAnsi="Lexend"/>
            <w:sz w:val="26"/>
            <w:szCs w:val="26"/>
            <w:highlight w:val="white"/>
          </w:rPr>
          <w:drawing>
            <wp:inline distB="114300" distT="114300" distL="114300" distR="114300">
              <wp:extent cx="4843463" cy="2664839"/>
              <wp:effectExtent b="0" l="0" r="0" t="0"/>
              <wp:docPr id="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843463" cy="2664839"/>
                      </a:xfrm>
                      <a:prstGeom prst="rect"/>
                      <a:ln/>
                    </pic:spPr>
                  </pic:pic>
                </a:graphicData>
              </a:graphic>
            </wp:inline>
          </w:drawing>
        </w:r>
        <w:r w:rsidDel="00000000" w:rsidR="00000000" w:rsidRPr="00000000">
          <w:rPr>
            <w:rtl w:val="0"/>
          </w:rPr>
        </w:r>
      </w:ins>
    </w:p>
    <w:p w:rsidR="00000000" w:rsidDel="00000000" w:rsidP="00000000" w:rsidRDefault="00000000" w:rsidRPr="00000000" w14:paraId="000000BB">
      <w:pPr>
        <w:spacing w:after="240" w:before="240" w:lineRule="auto"/>
        <w:ind w:firstLine="720"/>
        <w:jc w:val="both"/>
        <w:rPr>
          <w:rFonts w:ascii="Lexend" w:cs="Lexend" w:eastAsia="Lexend" w:hAnsi="Lexend"/>
          <w:sz w:val="26"/>
          <w:szCs w:val="26"/>
          <w:highlight w:val="white"/>
        </w:rPr>
      </w:pPr>
      <w:ins w:author="Quang Pham" w:id="0" w:date="2026-02-08T17:17:39Z">
        <w:r w:rsidDel="00000000" w:rsidR="00000000" w:rsidRPr="00000000">
          <w:rPr>
            <w:rFonts w:ascii="Lexend" w:cs="Lexend" w:eastAsia="Lexend" w:hAnsi="Lexend"/>
            <w:sz w:val="26"/>
            <w:szCs w:val="26"/>
            <w:highlight w:val="white"/>
          </w:rPr>
          <w:drawing>
            <wp:inline distB="114300" distT="114300" distL="114300" distR="114300">
              <wp:extent cx="4910138" cy="2666366"/>
              <wp:effectExtent b="0" l="0" r="0" t="0"/>
              <wp:docPr id="13"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4910138" cy="2666366"/>
                      </a:xfrm>
                      <a:prstGeom prst="rect"/>
                      <a:ln/>
                    </pic:spPr>
                  </pic:pic>
                </a:graphicData>
              </a:graphic>
            </wp:inline>
          </w:drawing>
        </w:r>
      </w:ins>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C">
      <w:pPr>
        <w:ind w:left="708.6614173228347" w:firstLine="1133.858267716535"/>
        <w:jc w:val="both"/>
        <w:rPr>
          <w:rFonts w:ascii="Lexend" w:cs="Lexend" w:eastAsia="Lexend" w:hAnsi="Lexend"/>
          <w:sz w:val="26"/>
          <w:szCs w:val="26"/>
          <w:highlight w:val="white"/>
        </w:rPr>
      </w:pPr>
      <w:r w:rsidDel="00000000" w:rsidR="00000000" w:rsidRPr="00000000">
        <w:rPr>
          <w:rtl w:val="0"/>
        </w:rPr>
      </w:r>
    </w:p>
    <w:p w:rsidR="00000000" w:rsidDel="00000000" w:rsidP="00000000" w:rsidRDefault="00000000" w:rsidRPr="00000000" w14:paraId="000000BD">
      <w:pPr>
        <w:ind w:left="708.6614173228347" w:firstLine="850.3937007874015"/>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BE">
      <w:pPr>
        <w:ind w:left="708.6614173228347" w:firstLine="850.3937007874015"/>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BF">
      <w:pPr>
        <w:ind w:left="708.6614173228347" w:firstLine="850.3937007874015"/>
        <w:jc w:val="both"/>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0C0">
      <w:pPr>
        <w:ind w:left="708.6614173228347" w:firstLine="850.3937007874015"/>
        <w:jc w:val="both"/>
        <w:rPr>
          <w:rFonts w:ascii="Lexend" w:cs="Lexend" w:eastAsia="Lexend" w:hAnsi="Lexend"/>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Quang Pham" w:id="0" w:date="2026-02-08T17:18:14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có thể hướng dẫn các bạn Làm quen Giao diện webots + Thao tác với chuột nhé</w:t>
      </w:r>
    </w:p>
  </w:comment>
  <w:comment w:author="Quang Pham" w:id="1" w:date="2026-02-08T17:19:32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 tham khảo: https://docs.google.com/presentation/d/1Qlc7YJHwyL_Ztx_heEjlh6NyZTL-Za_v/edit?slide=id.g3a192f88175_1_1#slide=id.g3a192f88175_1_1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upperLetter"/>
      <w:lvlText w:val="%1."/>
      <w:lvlJc w:val="left"/>
      <w:pPr>
        <w:ind w:left="1133.858267716535" w:hanging="359.9999999999999"/>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1133.858267716535" w:hanging="269.9999999999999"/>
      </w:pPr>
      <w:rPr>
        <w:sz w:val="32"/>
        <w:szCs w:val="3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6.png"/><Relationship Id="rId21"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hyperlink" Target="https://docs.google.com/presentation/d/1Qlc7YJHwyL_Ztx_heEjlh6NyZTL-Za_v/edit?slide=id.g3a5866de3aa_1_0#slide=id.g3a5866de3aa_1_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presentation/d/1Qlc7YJHwyL_Ztx_heEjlh6NyZTL-Za_v/edit?usp=drive_link&amp;ouid=107204533349511255590&amp;rtpof=true&amp;sd=true" TargetMode="External"/><Relationship Id="rId26" Type="http://schemas.openxmlformats.org/officeDocument/2006/relationships/hyperlink" Target="mailto:hoanghuy.pham@steamforvietnam.org" TargetMode="External"/><Relationship Id="rId25" Type="http://schemas.openxmlformats.org/officeDocument/2006/relationships/image" Target="media/image10.png"/><Relationship Id="rId28" Type="http://schemas.openxmlformats.org/officeDocument/2006/relationships/image" Target="media/image5.png"/><Relationship Id="rId27" Type="http://schemas.openxmlformats.org/officeDocument/2006/relationships/hyperlink" Target="mailto:hoanghuy.pham@steamforvietnam.or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15.png"/><Relationship Id="rId30" Type="http://schemas.openxmlformats.org/officeDocument/2006/relationships/image" Target="media/image13.png"/><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16.png"/><Relationship Id="rId12" Type="http://schemas.openxmlformats.org/officeDocument/2006/relationships/image" Target="media/image3.png"/><Relationship Id="rId15" Type="http://schemas.openxmlformats.org/officeDocument/2006/relationships/image" Target="media/image14.png"/><Relationship Id="rId14" Type="http://schemas.openxmlformats.org/officeDocument/2006/relationships/image" Target="media/image19.png"/><Relationship Id="rId17" Type="http://schemas.openxmlformats.org/officeDocument/2006/relationships/image" Target="media/image20.png"/><Relationship Id="rId16" Type="http://schemas.openxmlformats.org/officeDocument/2006/relationships/image" Target="media/image12.png"/><Relationship Id="rId19" Type="http://schemas.openxmlformats.org/officeDocument/2006/relationships/image" Target="media/image18.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Lexend-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Lexend-regular.ttf"/><Relationship Id="rId14"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